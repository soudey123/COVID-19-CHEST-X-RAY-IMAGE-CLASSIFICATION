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B4AD9" w14:textId="67AD977E" w:rsidR="00E03C90" w:rsidRDefault="008C7EEE" w:rsidP="00C07D28">
      <w:pPr>
        <w:pStyle w:val="Paper-Title"/>
        <w:spacing w:after="60"/>
        <w:sectPr w:rsidR="00E03C90">
          <w:footerReference w:type="default" r:id="rId8"/>
          <w:pgSz w:w="12240" w:h="15840" w:code="1"/>
          <w:pgMar w:top="1440" w:right="1080" w:bottom="1440" w:left="1080" w:header="720" w:footer="720" w:gutter="0"/>
          <w:cols w:space="720"/>
        </w:sectPr>
      </w:pPr>
      <w:commentRangeStart w:id="0"/>
      <w:r>
        <w:t>Covid-19</w:t>
      </w:r>
      <w:r w:rsidR="00BF46B0">
        <w:t xml:space="preserve"> </w:t>
      </w:r>
      <w:commentRangeEnd w:id="0"/>
      <w:r w:rsidR="00B25AD0">
        <w:rPr>
          <w:rStyle w:val="CommentReference"/>
          <w:rFonts w:ascii="Times New Roman" w:hAnsi="Times New Roman"/>
          <w:b w:val="0"/>
        </w:rPr>
        <w:commentReference w:id="0"/>
      </w:r>
      <w:ins w:id="1" w:author="Gunther Bacellar [2]" w:date="2021-04-25T11:30:00Z">
        <w:r w:rsidR="00B25E40">
          <w:t>AND PNEUMONI</w:t>
        </w:r>
      </w:ins>
      <w:ins w:id="2" w:author="Gunther Bacellar [2]" w:date="2021-04-25T11:31:00Z">
        <w:r w:rsidR="00B25E40">
          <w:t xml:space="preserve">A </w:t>
        </w:r>
      </w:ins>
      <w:r w:rsidR="00BF46B0">
        <w:t>CHEST X-RAY IMAGE CLASSIFICATION USING DEEP LEARNING</w:t>
      </w:r>
    </w:p>
    <w:p w14:paraId="4E075838" w14:textId="2EF61F73" w:rsidR="00BF46B0" w:rsidRDefault="00BF46B0" w:rsidP="00BF46B0">
      <w:pPr>
        <w:pStyle w:val="Author"/>
        <w:spacing w:after="0"/>
        <w:jc w:val="left"/>
      </w:pPr>
      <w:r>
        <w:t xml:space="preserve">                                                           </w:t>
      </w:r>
    </w:p>
    <w:p w14:paraId="33215B77" w14:textId="77777777" w:rsidR="00BF46B0" w:rsidRDefault="00BF46B0" w:rsidP="00BF46B0">
      <w:pPr>
        <w:pStyle w:val="Author"/>
        <w:spacing w:after="0"/>
        <w:jc w:val="left"/>
      </w:pPr>
    </w:p>
    <w:p w14:paraId="3AAE02E0" w14:textId="4CF24272" w:rsidR="00E03C90" w:rsidRDefault="00BF46B0">
      <w:pPr>
        <w:pStyle w:val="Affiliations"/>
      </w:pPr>
      <w:r>
        <w:t>Team</w:t>
      </w:r>
      <w:r w:rsidR="009E41F3">
        <w:t>_</w:t>
      </w:r>
      <w:r w:rsidR="00B265C6">
        <w:t>1066</w:t>
      </w:r>
      <w:r w:rsidR="009E41F3">
        <w:t>_</w:t>
      </w:r>
      <w:r>
        <w:t>Covientist</w:t>
      </w:r>
    </w:p>
    <w:p w14:paraId="4629FFCA" w14:textId="1CB7FDA3" w:rsidR="00BF46B0" w:rsidRDefault="00FE1DB2" w:rsidP="00FE1DB2">
      <w:pPr>
        <w:pStyle w:val="Affiliations"/>
        <w:jc w:val="both"/>
      </w:pPr>
      <w:r>
        <w:t xml:space="preserve">        </w:t>
      </w:r>
      <w:r w:rsidR="00BF46B0">
        <w:t>gunther6, mb33, rk14</w:t>
      </w:r>
      <w:r>
        <w:t>, soumava2</w:t>
      </w:r>
    </w:p>
    <w:p w14:paraId="40B12FB4" w14:textId="718E8573" w:rsidR="00E03C90" w:rsidRDefault="00E03C90">
      <w:pPr>
        <w:pStyle w:val="E-Mail"/>
      </w:pPr>
    </w:p>
    <w:p w14:paraId="0005B925" w14:textId="77777777" w:rsidR="00BF46B0" w:rsidRDefault="00BF46B0" w:rsidP="00C07D28">
      <w:pPr>
        <w:pStyle w:val="Author"/>
        <w:spacing w:after="0"/>
        <w:jc w:val="both"/>
        <w:sectPr w:rsidR="00BF46B0">
          <w:type w:val="continuous"/>
          <w:pgSz w:w="12240" w:h="15840" w:code="1"/>
          <w:pgMar w:top="1440" w:right="1080" w:bottom="1440" w:left="1080" w:header="720" w:footer="720" w:gutter="0"/>
          <w:cols w:num="3" w:space="0"/>
        </w:sectPr>
      </w:pPr>
    </w:p>
    <w:p w14:paraId="4A06C527" w14:textId="24E4FE8A" w:rsidR="00E03C90" w:rsidRDefault="00E03C90" w:rsidP="00C07D28">
      <w:pPr>
        <w:pStyle w:val="Author"/>
        <w:spacing w:after="0"/>
        <w:jc w:val="both"/>
      </w:pPr>
    </w:p>
    <w:p w14:paraId="60BFB7AE" w14:textId="35F675EA" w:rsidR="00C07D28" w:rsidRDefault="00C07D28" w:rsidP="00C07D28">
      <w:pPr>
        <w:pStyle w:val="Author"/>
        <w:spacing w:after="0"/>
        <w:jc w:val="both"/>
      </w:pPr>
    </w:p>
    <w:p w14:paraId="4B165478" w14:textId="77777777" w:rsidR="00C07D28" w:rsidRDefault="00C07D28" w:rsidP="00C07D28">
      <w:pPr>
        <w:pStyle w:val="Author"/>
        <w:spacing w:after="0"/>
        <w:jc w:val="both"/>
      </w:pPr>
    </w:p>
    <w:p w14:paraId="00C63FB7" w14:textId="1B7266D8" w:rsidR="00E03C90" w:rsidRDefault="00E03C90">
      <w:pPr>
        <w:jc w:val="center"/>
        <w:sectPr w:rsidR="00E03C90">
          <w:type w:val="continuous"/>
          <w:pgSz w:w="12240" w:h="15840" w:code="1"/>
          <w:pgMar w:top="1440" w:right="1080" w:bottom="1440" w:left="1080" w:header="720" w:footer="720" w:gutter="0"/>
          <w:cols w:num="3" w:space="0"/>
        </w:sectPr>
      </w:pPr>
    </w:p>
    <w:p w14:paraId="5086FB17" w14:textId="77777777" w:rsidR="00E03C90" w:rsidRDefault="00A446AD">
      <w:r>
        <w:rPr>
          <w:b/>
          <w:sz w:val="24"/>
        </w:rPr>
        <w:t>ABSTRACT</w:t>
      </w:r>
    </w:p>
    <w:p w14:paraId="00B3169F" w14:textId="32651D22" w:rsidR="00390B6A" w:rsidRPr="00F4023C" w:rsidRDefault="00390B6A" w:rsidP="00390B6A">
      <w:pPr>
        <w:pStyle w:val="Abstract"/>
        <w:numPr>
          <w:ilvl w:val="0"/>
          <w:numId w:val="0"/>
        </w:numPr>
        <w:jc w:val="both"/>
        <w:rPr>
          <w:b w:val="0"/>
          <w:sz w:val="20"/>
        </w:rPr>
      </w:pPr>
      <w:r w:rsidRPr="00F4023C">
        <w:rPr>
          <w:b w:val="0"/>
          <w:sz w:val="20"/>
        </w:rPr>
        <w:t xml:space="preserve">Due to the rapid growth of </w:t>
      </w:r>
      <w:r w:rsidR="008C7EEE" w:rsidRPr="00F4023C">
        <w:rPr>
          <w:b w:val="0"/>
          <w:sz w:val="20"/>
        </w:rPr>
        <w:t>Covid-19</w:t>
      </w:r>
      <w:r w:rsidRPr="00F4023C">
        <w:rPr>
          <w:b w:val="0"/>
          <w:sz w:val="20"/>
        </w:rPr>
        <w:t xml:space="preserve"> cases around the world, it has become imminent to harness artificial intelligence </w:t>
      </w:r>
      <w:proofErr w:type="gramStart"/>
      <w:r w:rsidRPr="00F4023C">
        <w:rPr>
          <w:b w:val="0"/>
          <w:sz w:val="20"/>
        </w:rPr>
        <w:t>in order to</w:t>
      </w:r>
      <w:proofErr w:type="gramEnd"/>
      <w:r w:rsidRPr="00F4023C">
        <w:rPr>
          <w:b w:val="0"/>
          <w:sz w:val="20"/>
        </w:rPr>
        <w:t xml:space="preserve"> improve the existing medical diagnosis process related to this disease. Conflicting nature of </w:t>
      </w:r>
      <w:r w:rsidR="008C7EEE" w:rsidRPr="00F4023C">
        <w:rPr>
          <w:b w:val="0"/>
          <w:sz w:val="20"/>
        </w:rPr>
        <w:t>Covid-19</w:t>
      </w:r>
      <w:r w:rsidRPr="00F4023C">
        <w:rPr>
          <w:b w:val="0"/>
          <w:sz w:val="20"/>
        </w:rPr>
        <w:t xml:space="preserve"> and Pneumonia symptoms pose difficulty in identifying the actual presence of disease in Flu season. It was found in early studies that patients present abnormalities in chest radiography images that are characteristic of those infected with </w:t>
      </w:r>
      <w:r w:rsidR="008C7EEE" w:rsidRPr="00F4023C">
        <w:rPr>
          <w:b w:val="0"/>
          <w:sz w:val="20"/>
        </w:rPr>
        <w:t>Covid-19</w:t>
      </w:r>
      <w:r w:rsidRPr="00F4023C">
        <w:rPr>
          <w:b w:val="0"/>
          <w:sz w:val="20"/>
        </w:rPr>
        <w:t xml:space="preserve">. Therefore, chest X-RAY image classification has emerged as an alternative technique to aid medical diagnosis during pandemic time. However, it is cumbersome to manually detect </w:t>
      </w:r>
      <w:r w:rsidR="008C7EEE" w:rsidRPr="00F4023C">
        <w:rPr>
          <w:b w:val="0"/>
          <w:sz w:val="20"/>
        </w:rPr>
        <w:t>Covid-19</w:t>
      </w:r>
      <w:r w:rsidRPr="00F4023C">
        <w:rPr>
          <w:b w:val="0"/>
          <w:sz w:val="20"/>
        </w:rPr>
        <w:t xml:space="preserve"> </w:t>
      </w:r>
      <w:ins w:id="3" w:author="Gunther Bacellar [2]" w:date="2021-04-25T11:31:00Z">
        <w:r w:rsidR="00AD685F">
          <w:rPr>
            <w:b w:val="0"/>
            <w:sz w:val="20"/>
          </w:rPr>
          <w:t xml:space="preserve">or Pneumonia </w:t>
        </w:r>
      </w:ins>
      <w:r w:rsidRPr="00F4023C">
        <w:rPr>
          <w:b w:val="0"/>
          <w:sz w:val="20"/>
        </w:rPr>
        <w:t xml:space="preserve">cases from a set of images thus deep learning techniques has been proposed to build a state-of-the-art tool to enhance the current diagnosis process. We aim to implement a set of deep learning models on online available resources of 6432 images and further strengthen by utilizing data augmentation techniques to provide better generalization of the model during testing phase. Furthermore, we would select the model exhibiting best performance metrics during validation phase </w:t>
      </w:r>
      <w:proofErr w:type="gramStart"/>
      <w:r w:rsidRPr="00F4023C">
        <w:rPr>
          <w:b w:val="0"/>
          <w:sz w:val="20"/>
        </w:rPr>
        <w:t>in order to</w:t>
      </w:r>
      <w:proofErr w:type="gramEnd"/>
      <w:r w:rsidRPr="00F4023C">
        <w:rPr>
          <w:b w:val="0"/>
          <w:sz w:val="20"/>
        </w:rPr>
        <w:t xml:space="preserve"> make an optimistic outcome in detection of </w:t>
      </w:r>
      <w:r w:rsidR="008C7EEE" w:rsidRPr="00F4023C">
        <w:rPr>
          <w:b w:val="0"/>
          <w:sz w:val="20"/>
        </w:rPr>
        <w:t>Covid-19</w:t>
      </w:r>
      <w:r w:rsidRPr="00F4023C">
        <w:rPr>
          <w:b w:val="0"/>
          <w:sz w:val="20"/>
        </w:rPr>
        <w:t xml:space="preserve"> </w:t>
      </w:r>
      <w:ins w:id="4" w:author="Gunther Bacellar [2]" w:date="2021-04-25T11:32:00Z">
        <w:r w:rsidR="00273C93">
          <w:rPr>
            <w:b w:val="0"/>
            <w:sz w:val="20"/>
          </w:rPr>
          <w:t xml:space="preserve">or </w:t>
        </w:r>
        <w:r w:rsidR="00F3147B">
          <w:rPr>
            <w:b w:val="0"/>
            <w:sz w:val="20"/>
          </w:rPr>
          <w:t xml:space="preserve">Pneumonia </w:t>
        </w:r>
      </w:ins>
      <w:r w:rsidRPr="00F4023C">
        <w:rPr>
          <w:b w:val="0"/>
          <w:sz w:val="20"/>
        </w:rPr>
        <w:t>from chest X-</w:t>
      </w:r>
      <w:r w:rsidR="00AC38EE" w:rsidRPr="00F4023C">
        <w:rPr>
          <w:b w:val="0"/>
          <w:sz w:val="20"/>
        </w:rPr>
        <w:t>ray</w:t>
      </w:r>
      <w:r w:rsidRPr="00F4023C">
        <w:rPr>
          <w:b w:val="0"/>
          <w:sz w:val="20"/>
        </w:rPr>
        <w:t xml:space="preserve"> images.</w:t>
      </w:r>
    </w:p>
    <w:p w14:paraId="655B7041" w14:textId="72DF6F05" w:rsidR="00E03C90" w:rsidRDefault="00A446AD" w:rsidP="00390B6A">
      <w:pPr>
        <w:pStyle w:val="Abstract"/>
        <w:numPr>
          <w:ilvl w:val="0"/>
          <w:numId w:val="0"/>
        </w:numPr>
        <w:jc w:val="both"/>
        <w:rPr>
          <w:b w:val="0"/>
        </w:rPr>
      </w:pPr>
      <w:r>
        <w:rPr>
          <w:b w:val="0"/>
          <w:sz w:val="18"/>
        </w:rPr>
        <w:t xml:space="preserve">  </w:t>
      </w:r>
    </w:p>
    <w:p w14:paraId="7FEE5D2E" w14:textId="77777777" w:rsidR="00E03C90" w:rsidRDefault="00A446AD" w:rsidP="00390B6A">
      <w:r>
        <w:rPr>
          <w:b/>
          <w:sz w:val="24"/>
        </w:rPr>
        <w:t>Keywords</w:t>
      </w:r>
    </w:p>
    <w:p w14:paraId="7679994E" w14:textId="25DE314C" w:rsidR="00E03C90" w:rsidRPr="00F4023C" w:rsidRDefault="008C7EEE" w:rsidP="00390B6A">
      <w:pPr>
        <w:rPr>
          <w:sz w:val="20"/>
        </w:rPr>
      </w:pPr>
      <w:r w:rsidRPr="00F4023C">
        <w:rPr>
          <w:sz w:val="20"/>
        </w:rPr>
        <w:t>Covid-19</w:t>
      </w:r>
      <w:r w:rsidR="00390B6A" w:rsidRPr="00F4023C">
        <w:rPr>
          <w:sz w:val="20"/>
        </w:rPr>
        <w:t>, Coronavirus detection, Deep learning, X-ray, Pneumonia, Classification.</w:t>
      </w:r>
    </w:p>
    <w:p w14:paraId="31FB3F3F" w14:textId="3F733EF1" w:rsidR="00E03C90" w:rsidRDefault="00A446AD" w:rsidP="00390B6A">
      <w:pPr>
        <w:pStyle w:val="Heading1"/>
        <w:jc w:val="both"/>
      </w:pPr>
      <w:r>
        <w:t>INTRODUCTIO</w:t>
      </w:r>
      <w:r w:rsidR="008A2127">
        <w:t>N</w:t>
      </w:r>
    </w:p>
    <w:p w14:paraId="0EB61BBF" w14:textId="5D17F888" w:rsidR="00E03C90" w:rsidRPr="00F4023C" w:rsidRDefault="00A446AD" w:rsidP="00390B6A">
      <w:pPr>
        <w:rPr>
          <w:b/>
          <w:bCs/>
          <w:sz w:val="20"/>
        </w:rPr>
      </w:pPr>
      <w:r w:rsidRPr="00F4023C">
        <w:rPr>
          <w:sz w:val="20"/>
        </w:rPr>
        <w:t>The</w:t>
      </w:r>
      <w:r w:rsidR="00390B6A" w:rsidRPr="00F4023C">
        <w:rPr>
          <w:sz w:val="20"/>
        </w:rPr>
        <w:t xml:space="preserve"> </w:t>
      </w:r>
      <w:r w:rsidR="008C7EEE" w:rsidRPr="00F4023C">
        <w:rPr>
          <w:sz w:val="20"/>
        </w:rPr>
        <w:t>Covid-19</w:t>
      </w:r>
      <w:r w:rsidR="00390B6A" w:rsidRPr="00F4023C">
        <w:rPr>
          <w:sz w:val="20"/>
        </w:rPr>
        <w:t>, a viral infection causes severe respiratory illness ranging from common cold to life threating disease like Severe Acute Respiratory Syndrome (SARS) and Middle East Respiratory Syndrome (MERS).</w:t>
      </w:r>
      <w:r w:rsidR="00772815" w:rsidRPr="00F4023C">
        <w:rPr>
          <w:sz w:val="20"/>
        </w:rPr>
        <w:t xml:space="preserve"> </w:t>
      </w:r>
      <w:r w:rsidR="00390B6A" w:rsidRPr="00F4023C">
        <w:rPr>
          <w:sz w:val="20"/>
        </w:rPr>
        <w:t xml:space="preserve">According to the reports of WHO, common symptoms of </w:t>
      </w:r>
      <w:r w:rsidR="008C7EEE" w:rsidRPr="00F4023C">
        <w:rPr>
          <w:sz w:val="20"/>
        </w:rPr>
        <w:t>Covid-19</w:t>
      </w:r>
      <w:r w:rsidR="00390B6A" w:rsidRPr="00F4023C">
        <w:rPr>
          <w:sz w:val="20"/>
        </w:rPr>
        <w:t xml:space="preserve"> are same as that of common flu, which include fever, tiredness, dry cough, and shortness of breath, aches, </w:t>
      </w:r>
      <w:proofErr w:type="gramStart"/>
      <w:r w:rsidR="00390B6A" w:rsidRPr="00F4023C">
        <w:rPr>
          <w:sz w:val="20"/>
        </w:rPr>
        <w:t>pains</w:t>
      </w:r>
      <w:proofErr w:type="gramEnd"/>
      <w:r w:rsidR="00390B6A" w:rsidRPr="00F4023C">
        <w:rPr>
          <w:sz w:val="20"/>
        </w:rPr>
        <w:t xml:space="preserve"> and sore throat. Due to the similar nature of flu symptoms, it is difficult to detect the virus at early stage and this </w:t>
      </w:r>
      <w:r w:rsidR="00EA6BBB" w:rsidRPr="00F4023C">
        <w:rPr>
          <w:sz w:val="20"/>
        </w:rPr>
        <w:t>cannot</w:t>
      </w:r>
      <w:r w:rsidR="00A726AD" w:rsidRPr="00F4023C">
        <w:rPr>
          <w:sz w:val="20"/>
        </w:rPr>
        <w:t xml:space="preserve"> </w:t>
      </w:r>
      <w:r w:rsidR="00390B6A" w:rsidRPr="00F4023C">
        <w:rPr>
          <w:sz w:val="20"/>
        </w:rPr>
        <w:t>be treated by normal anti-biotics</w:t>
      </w:r>
      <w:r w:rsidRPr="00F4023C">
        <w:rPr>
          <w:sz w:val="20"/>
        </w:rPr>
        <w:t xml:space="preserve"> material.</w:t>
      </w:r>
    </w:p>
    <w:p w14:paraId="401CDBF0" w14:textId="2347F63B" w:rsidR="00387273" w:rsidRPr="00F4023C" w:rsidRDefault="00387273" w:rsidP="00390B6A">
      <w:pPr>
        <w:rPr>
          <w:color w:val="000000"/>
          <w:sz w:val="20"/>
          <w:shd w:val="clear" w:color="auto" w:fill="FFFFFF"/>
        </w:rPr>
      </w:pPr>
      <w:r w:rsidRPr="00F4023C">
        <w:rPr>
          <w:color w:val="000000"/>
          <w:sz w:val="20"/>
          <w:shd w:val="clear" w:color="auto" w:fill="FFFFFF"/>
        </w:rPr>
        <w:t xml:space="preserve">The WHO approved method of testing corona virus </w:t>
      </w:r>
      <w:r w:rsidR="00772815" w:rsidRPr="00F4023C">
        <w:rPr>
          <w:color w:val="000000"/>
          <w:sz w:val="20"/>
          <w:shd w:val="clear" w:color="auto" w:fill="FFFFFF"/>
        </w:rPr>
        <w:t xml:space="preserve">is considered as </w:t>
      </w:r>
      <w:r w:rsidRPr="00F4023C">
        <w:rPr>
          <w:color w:val="000000"/>
          <w:sz w:val="20"/>
          <w:shd w:val="clear" w:color="auto" w:fill="FFFFFF"/>
        </w:rPr>
        <w:t>the reverse transmission polymerase chain reaction (RT-PCR) method where the short sequences of DNA or RNA are analyzed and reproduced or amplified. However, there have been unforeseen challenges occurred while following this testing procedure:</w:t>
      </w:r>
    </w:p>
    <w:p w14:paraId="120139A6" w14:textId="42AEFAAC" w:rsidR="00387273" w:rsidRPr="00F4023C" w:rsidRDefault="00387273" w:rsidP="00387273">
      <w:pPr>
        <w:rPr>
          <w:sz w:val="20"/>
        </w:rPr>
      </w:pPr>
      <w:r w:rsidRPr="00F4023C">
        <w:rPr>
          <w:sz w:val="20"/>
        </w:rPr>
        <w:t xml:space="preserve">1) It has been observed that negative results do not rule out the possibility of a person infected with </w:t>
      </w:r>
      <w:r w:rsidR="008C7EEE" w:rsidRPr="00F4023C">
        <w:rPr>
          <w:sz w:val="20"/>
        </w:rPr>
        <w:t>Covid-19</w:t>
      </w:r>
      <w:r w:rsidRPr="00F4023C">
        <w:rPr>
          <w:sz w:val="20"/>
        </w:rPr>
        <w:t>.</w:t>
      </w:r>
    </w:p>
    <w:p w14:paraId="0CFE0A6D" w14:textId="0DE85A3A" w:rsidR="00387273" w:rsidRPr="00F4023C" w:rsidRDefault="00387273" w:rsidP="00387273">
      <w:pPr>
        <w:rPr>
          <w:sz w:val="20"/>
        </w:rPr>
      </w:pPr>
      <w:r w:rsidRPr="00F4023C">
        <w:rPr>
          <w:color w:val="000000"/>
          <w:sz w:val="20"/>
          <w:shd w:val="clear" w:color="auto" w:fill="FFFFFF"/>
        </w:rPr>
        <w:t xml:space="preserve">2) Limited availability of testing kits and screening workstation created roadblocks to carry out mass </w:t>
      </w:r>
      <w:r w:rsidR="008C7EEE" w:rsidRPr="00F4023C">
        <w:rPr>
          <w:color w:val="000000"/>
          <w:sz w:val="20"/>
          <w:shd w:val="clear" w:color="auto" w:fill="FFFFFF"/>
        </w:rPr>
        <w:t>Covid-19</w:t>
      </w:r>
      <w:r w:rsidRPr="00F4023C">
        <w:rPr>
          <w:color w:val="000000"/>
          <w:sz w:val="20"/>
          <w:shd w:val="clear" w:color="auto" w:fill="FFFFFF"/>
        </w:rPr>
        <w:t xml:space="preserve"> screening in every part of the world.</w:t>
      </w:r>
    </w:p>
    <w:p w14:paraId="31BEA7B9" w14:textId="0525641F" w:rsidR="00F319AB" w:rsidRPr="00F4023C" w:rsidRDefault="00387273" w:rsidP="00A726AD">
      <w:pPr>
        <w:rPr>
          <w:sz w:val="20"/>
        </w:rPr>
      </w:pPr>
      <w:r w:rsidRPr="00F4023C">
        <w:rPr>
          <w:sz w:val="20"/>
        </w:rPr>
        <w:t>The above scenarios create massive implication to medical professionals and staffs to handle the exponential growth of cases with accurate testing measure and making subsequent medical decision</w:t>
      </w:r>
      <w:r w:rsidR="00772815" w:rsidRPr="00F4023C">
        <w:rPr>
          <w:sz w:val="20"/>
        </w:rPr>
        <w:t>s</w:t>
      </w:r>
      <w:r w:rsidRPr="00F4023C">
        <w:rPr>
          <w:sz w:val="20"/>
        </w:rPr>
        <w:t xml:space="preserve"> accordingly. Therefore, it has become imminent to come up with an alternative approach to support the existing medical diagnosis process. X-ray imaging is frequently used modality by medical practitioners to assert or to deny the possibility of any bacterial pneumonia infection. The same process can be applied to detect </w:t>
      </w:r>
      <w:r w:rsidR="008C7EEE" w:rsidRPr="00F4023C">
        <w:rPr>
          <w:sz w:val="20"/>
        </w:rPr>
        <w:t>Covid-19</w:t>
      </w:r>
      <w:r w:rsidRPr="00F4023C">
        <w:rPr>
          <w:sz w:val="20"/>
        </w:rPr>
        <w:t xml:space="preserve"> by finding out the anomaly between X-ray images of a </w:t>
      </w:r>
      <w:r w:rsidR="008C7EEE" w:rsidRPr="00F4023C">
        <w:rPr>
          <w:sz w:val="20"/>
        </w:rPr>
        <w:t>Covid-19</w:t>
      </w:r>
      <w:r w:rsidRPr="00F4023C">
        <w:rPr>
          <w:sz w:val="20"/>
        </w:rPr>
        <w:t xml:space="preserve"> infectant and a person suffering from bacteria\viral pneumonia. Easy availability of X-ray machines </w:t>
      </w:r>
      <w:r w:rsidR="00A726AD" w:rsidRPr="00F4023C">
        <w:rPr>
          <w:sz w:val="20"/>
        </w:rPr>
        <w:t>makes</w:t>
      </w:r>
      <w:r w:rsidRPr="00F4023C">
        <w:rPr>
          <w:sz w:val="20"/>
        </w:rPr>
        <w:t xml:space="preserve"> it </w:t>
      </w:r>
      <w:r w:rsidR="00A726AD" w:rsidRPr="00F4023C">
        <w:rPr>
          <w:sz w:val="20"/>
        </w:rPr>
        <w:t>purposeful</w:t>
      </w:r>
      <w:r w:rsidRPr="00F4023C">
        <w:rPr>
          <w:sz w:val="20"/>
        </w:rPr>
        <w:t xml:space="preserve"> </w:t>
      </w:r>
      <w:r w:rsidR="00A726AD" w:rsidRPr="00F4023C">
        <w:rPr>
          <w:sz w:val="20"/>
        </w:rPr>
        <w:t xml:space="preserve">for </w:t>
      </w:r>
      <w:r w:rsidRPr="00F4023C">
        <w:rPr>
          <w:sz w:val="20"/>
        </w:rPr>
        <w:t>detecti</w:t>
      </w:r>
      <w:r w:rsidR="00A726AD" w:rsidRPr="00F4023C">
        <w:rPr>
          <w:sz w:val="20"/>
        </w:rPr>
        <w:t>ng</w:t>
      </w:r>
      <w:r w:rsidRPr="00F4023C">
        <w:rPr>
          <w:sz w:val="20"/>
        </w:rPr>
        <w:t xml:space="preserve"> </w:t>
      </w:r>
      <w:r w:rsidR="008C7EEE" w:rsidRPr="00F4023C">
        <w:rPr>
          <w:sz w:val="20"/>
        </w:rPr>
        <w:t>Covid-19</w:t>
      </w:r>
      <w:r w:rsidRPr="00F4023C">
        <w:rPr>
          <w:sz w:val="20"/>
        </w:rPr>
        <w:t xml:space="preserve"> cases in the absence of screening workbenches and kits. However, the biggest challenge is to manually examine each X-ray images and extract the findings lead to enormous time and presence of medical professionals. Thus, it is obvious that a computer-aided method driven by state-of-the-art deep learning models will improve the current </w:t>
      </w:r>
      <w:r w:rsidR="008C7EEE" w:rsidRPr="00F4023C">
        <w:rPr>
          <w:sz w:val="20"/>
        </w:rPr>
        <w:t>Covid-19</w:t>
      </w:r>
      <w:r w:rsidRPr="00F4023C">
        <w:rPr>
          <w:sz w:val="20"/>
        </w:rPr>
        <w:t xml:space="preserve"> diagnosis process with more accurate prediction and less time-consuming simulated tasks. </w:t>
      </w:r>
      <w:r w:rsidR="00A726AD" w:rsidRPr="00F4023C">
        <w:rPr>
          <w:sz w:val="20"/>
        </w:rPr>
        <w:t xml:space="preserve">There are numerous </w:t>
      </w:r>
      <w:r w:rsidR="00727090" w:rsidRPr="00F4023C">
        <w:rPr>
          <w:sz w:val="20"/>
        </w:rPr>
        <w:t>research</w:t>
      </w:r>
      <w:r w:rsidR="00F34A78">
        <w:rPr>
          <w:sz w:val="20"/>
        </w:rPr>
        <w:t xml:space="preserve"> efforts</w:t>
      </w:r>
      <w:r w:rsidR="00F319AB" w:rsidRPr="00F4023C">
        <w:rPr>
          <w:sz w:val="20"/>
        </w:rPr>
        <w:t xml:space="preserve"> have already been conducted to understand the feasibility of implementing </w:t>
      </w:r>
      <w:r w:rsidR="008C7EEE" w:rsidRPr="00F4023C">
        <w:rPr>
          <w:sz w:val="20"/>
        </w:rPr>
        <w:t>Covid-19</w:t>
      </w:r>
      <w:r w:rsidR="00F319AB" w:rsidRPr="00F4023C">
        <w:rPr>
          <w:sz w:val="20"/>
        </w:rPr>
        <w:t xml:space="preserve"> detection techniques by leveraging deep learning techniques pertain to image classification tasks.</w:t>
      </w:r>
    </w:p>
    <w:p w14:paraId="11F55153" w14:textId="54A46051" w:rsidR="00A726AD" w:rsidRPr="00F4023C" w:rsidRDefault="00772815" w:rsidP="00A726AD">
      <w:pPr>
        <w:rPr>
          <w:sz w:val="20"/>
        </w:rPr>
      </w:pPr>
      <w:r w:rsidRPr="00F4023C">
        <w:rPr>
          <w:sz w:val="20"/>
        </w:rPr>
        <w:t>D</w:t>
      </w:r>
      <w:r w:rsidR="00F319AB" w:rsidRPr="00F4023C">
        <w:rPr>
          <w:sz w:val="20"/>
        </w:rPr>
        <w:t xml:space="preserve">eep learning methods are proven to be </w:t>
      </w:r>
      <w:r w:rsidR="0030681C" w:rsidRPr="00F4023C">
        <w:rPr>
          <w:sz w:val="20"/>
        </w:rPr>
        <w:t xml:space="preserve">useful in delivering high-quality results in conjunction with other advantages such as 1) maximum utilization of unstructured data, 2) elimination of additional cost, 3) reduction of feature engineering, and 4) elimination of explicit data labelling. Therefore, deep learning methods are often used to </w:t>
      </w:r>
      <w:r w:rsidR="004C3DCE" w:rsidRPr="00F4023C">
        <w:rPr>
          <w:sz w:val="20"/>
        </w:rPr>
        <w:t xml:space="preserve">extract relevant features </w:t>
      </w:r>
      <w:proofErr w:type="gramStart"/>
      <w:r w:rsidR="004C3DCE" w:rsidRPr="00F4023C">
        <w:rPr>
          <w:sz w:val="20"/>
        </w:rPr>
        <w:t>in order to</w:t>
      </w:r>
      <w:proofErr w:type="gramEnd"/>
      <w:r w:rsidR="004C3DCE" w:rsidRPr="00F4023C">
        <w:rPr>
          <w:sz w:val="20"/>
        </w:rPr>
        <w:t xml:space="preserve"> classify objects using its autonomous nature.</w:t>
      </w:r>
    </w:p>
    <w:p w14:paraId="7F995E54" w14:textId="30C81C8E" w:rsidR="008C7EEE" w:rsidRDefault="00952BEE" w:rsidP="008C7EEE">
      <w:pPr>
        <w:spacing w:after="0"/>
        <w:rPr>
          <w:sz w:val="20"/>
        </w:rPr>
      </w:pPr>
      <w:r w:rsidRPr="00F4023C">
        <w:rPr>
          <w:sz w:val="20"/>
        </w:rPr>
        <w:t xml:space="preserve">Table 1 represents some of the previous research work </w:t>
      </w:r>
      <w:r w:rsidR="008C7EEE" w:rsidRPr="00F4023C">
        <w:rPr>
          <w:sz w:val="20"/>
        </w:rPr>
        <w:t xml:space="preserve">done </w:t>
      </w:r>
      <w:r w:rsidRPr="00F4023C">
        <w:rPr>
          <w:sz w:val="20"/>
        </w:rPr>
        <w:t xml:space="preserve">on </w:t>
      </w:r>
      <w:r w:rsidR="008C7EEE" w:rsidRPr="00F4023C">
        <w:rPr>
          <w:sz w:val="20"/>
        </w:rPr>
        <w:t>Covid-19</w:t>
      </w:r>
      <w:r w:rsidRPr="00F4023C">
        <w:rPr>
          <w:sz w:val="20"/>
        </w:rPr>
        <w:t xml:space="preserve"> </w:t>
      </w:r>
      <w:r w:rsidR="008C7EEE" w:rsidRPr="00F4023C">
        <w:rPr>
          <w:sz w:val="20"/>
        </w:rPr>
        <w:t xml:space="preserve">using deep learning models. </w:t>
      </w:r>
      <w:proofErr w:type="gramStart"/>
      <w:r w:rsidR="008C7EEE" w:rsidRPr="00F4023C">
        <w:rPr>
          <w:sz w:val="20"/>
        </w:rPr>
        <w:t>Similar to</w:t>
      </w:r>
      <w:proofErr w:type="gramEnd"/>
      <w:r w:rsidR="008C7EEE" w:rsidRPr="00F4023C">
        <w:rPr>
          <w:sz w:val="20"/>
        </w:rPr>
        <w:t xml:space="preserve"> our project, some research </w:t>
      </w:r>
      <w:r w:rsidR="00B029AC" w:rsidRPr="00F4023C">
        <w:rPr>
          <w:sz w:val="20"/>
        </w:rPr>
        <w:t>works</w:t>
      </w:r>
      <w:r w:rsidR="008C7EEE" w:rsidRPr="00F4023C">
        <w:rPr>
          <w:sz w:val="20"/>
        </w:rPr>
        <w:t xml:space="preserve"> were oriented towards multi-class classification work as opposed to binary classification.</w:t>
      </w:r>
    </w:p>
    <w:p w14:paraId="07FC4DCE" w14:textId="75417F9F" w:rsidR="00F4023C" w:rsidRDefault="00F4023C" w:rsidP="008C7EEE">
      <w:pPr>
        <w:spacing w:after="0"/>
        <w:rPr>
          <w:sz w:val="20"/>
        </w:rPr>
      </w:pPr>
    </w:p>
    <w:p w14:paraId="6CC9E1E8" w14:textId="17EC77E5" w:rsidR="00F4023C" w:rsidRDefault="00F4023C" w:rsidP="008C7EEE">
      <w:pPr>
        <w:spacing w:after="0"/>
        <w:rPr>
          <w:sz w:val="20"/>
        </w:rPr>
      </w:pPr>
    </w:p>
    <w:p w14:paraId="65C05458" w14:textId="1E70B11A" w:rsidR="00F4023C" w:rsidRDefault="00F4023C" w:rsidP="008C7EEE">
      <w:pPr>
        <w:spacing w:after="0"/>
        <w:rPr>
          <w:sz w:val="20"/>
        </w:rPr>
      </w:pPr>
    </w:p>
    <w:p w14:paraId="6446F2F5" w14:textId="10E389E8" w:rsidR="00F4023C" w:rsidRDefault="00F4023C" w:rsidP="008C7EEE">
      <w:pPr>
        <w:spacing w:after="0"/>
        <w:rPr>
          <w:sz w:val="20"/>
        </w:rPr>
      </w:pPr>
    </w:p>
    <w:p w14:paraId="042E4826" w14:textId="77777777" w:rsidR="00F4023C" w:rsidRPr="00F4023C" w:rsidRDefault="00F4023C" w:rsidP="008C7EEE">
      <w:pPr>
        <w:spacing w:after="0"/>
        <w:rPr>
          <w:sz w:val="20"/>
        </w:rPr>
      </w:pPr>
    </w:p>
    <w:p w14:paraId="14D704E5" w14:textId="302FA1D8" w:rsidR="00952BEE" w:rsidRPr="00952BEE" w:rsidRDefault="00952BEE" w:rsidP="00A726AD">
      <w:pPr>
        <w:rPr>
          <w:b/>
          <w:bCs/>
        </w:rPr>
      </w:pPr>
      <w:r w:rsidRPr="00952BEE">
        <w:rPr>
          <w:b/>
          <w:bCs/>
        </w:rPr>
        <w:lastRenderedPageBreak/>
        <w:t>Table 1</w:t>
      </w:r>
    </w:p>
    <w:tbl>
      <w:tblPr>
        <w:tblStyle w:val="TableGrid"/>
        <w:tblW w:w="4921" w:type="dxa"/>
        <w:tblLayout w:type="fixed"/>
        <w:tblLook w:val="04A0" w:firstRow="1" w:lastRow="0" w:firstColumn="1" w:lastColumn="0" w:noHBand="0" w:noVBand="1"/>
      </w:tblPr>
      <w:tblGrid>
        <w:gridCol w:w="1255"/>
        <w:gridCol w:w="632"/>
        <w:gridCol w:w="922"/>
        <w:gridCol w:w="1146"/>
        <w:gridCol w:w="966"/>
      </w:tblGrid>
      <w:tr w:rsidR="008C7EEE" w14:paraId="7C4AA9F5" w14:textId="0F5F282D" w:rsidTr="008C7EEE">
        <w:tc>
          <w:tcPr>
            <w:tcW w:w="1255" w:type="dxa"/>
          </w:tcPr>
          <w:p w14:paraId="4827C819" w14:textId="77A96947" w:rsidR="008C7EEE" w:rsidRPr="00952BEE" w:rsidRDefault="008C7EEE" w:rsidP="00A726AD">
            <w:pPr>
              <w:rPr>
                <w:b/>
                <w:bCs/>
                <w:sz w:val="16"/>
                <w:szCs w:val="16"/>
              </w:rPr>
            </w:pPr>
            <w:proofErr w:type="gramStart"/>
            <w:r w:rsidRPr="00952BEE">
              <w:rPr>
                <w:b/>
                <w:bCs/>
                <w:sz w:val="16"/>
                <w:szCs w:val="16"/>
              </w:rPr>
              <w:t>Author(</w:t>
            </w:r>
            <w:proofErr w:type="gramEnd"/>
            <w:r w:rsidRPr="00952BEE">
              <w:rPr>
                <w:b/>
                <w:bCs/>
                <w:sz w:val="16"/>
                <w:szCs w:val="16"/>
              </w:rPr>
              <w:t>Year)</w:t>
            </w:r>
          </w:p>
        </w:tc>
        <w:tc>
          <w:tcPr>
            <w:tcW w:w="632" w:type="dxa"/>
          </w:tcPr>
          <w:p w14:paraId="39344A70" w14:textId="7970C096" w:rsidR="008C7EEE" w:rsidRPr="00952BEE" w:rsidRDefault="008C7EEE" w:rsidP="00A726AD">
            <w:pPr>
              <w:rPr>
                <w:b/>
                <w:bCs/>
                <w:sz w:val="16"/>
                <w:szCs w:val="16"/>
              </w:rPr>
            </w:pPr>
            <w:r w:rsidRPr="00952BEE">
              <w:rPr>
                <w:b/>
                <w:bCs/>
                <w:sz w:val="16"/>
                <w:szCs w:val="16"/>
              </w:rPr>
              <w:t>Data</w:t>
            </w:r>
          </w:p>
        </w:tc>
        <w:tc>
          <w:tcPr>
            <w:tcW w:w="922" w:type="dxa"/>
          </w:tcPr>
          <w:p w14:paraId="26187EFC" w14:textId="1861F143" w:rsidR="008C7EEE" w:rsidRPr="00952BEE" w:rsidRDefault="008C7EEE" w:rsidP="00A726AD">
            <w:pPr>
              <w:rPr>
                <w:b/>
                <w:bCs/>
                <w:sz w:val="16"/>
                <w:szCs w:val="16"/>
              </w:rPr>
            </w:pPr>
            <w:r w:rsidRPr="00952BEE">
              <w:rPr>
                <w:b/>
                <w:bCs/>
                <w:sz w:val="16"/>
                <w:szCs w:val="16"/>
              </w:rPr>
              <w:t>Training model</w:t>
            </w:r>
          </w:p>
        </w:tc>
        <w:tc>
          <w:tcPr>
            <w:tcW w:w="1146" w:type="dxa"/>
          </w:tcPr>
          <w:p w14:paraId="14CC4A4A" w14:textId="15E4DA39" w:rsidR="008C7EEE" w:rsidRPr="00952BEE" w:rsidRDefault="008C7EEE" w:rsidP="00952BEE">
            <w:pPr>
              <w:rPr>
                <w:b/>
                <w:bCs/>
                <w:sz w:val="16"/>
                <w:szCs w:val="16"/>
              </w:rPr>
            </w:pPr>
            <w:r w:rsidRPr="00952BEE">
              <w:rPr>
                <w:b/>
                <w:bCs/>
                <w:sz w:val="16"/>
                <w:szCs w:val="16"/>
              </w:rPr>
              <w:t>Image classes</w:t>
            </w:r>
          </w:p>
        </w:tc>
        <w:tc>
          <w:tcPr>
            <w:tcW w:w="966" w:type="dxa"/>
          </w:tcPr>
          <w:p w14:paraId="509500A4" w14:textId="4076CCE9" w:rsidR="008C7EEE" w:rsidRPr="00952BEE" w:rsidRDefault="008C7EEE" w:rsidP="00952BEE">
            <w:pPr>
              <w:rPr>
                <w:b/>
                <w:bCs/>
                <w:sz w:val="16"/>
                <w:szCs w:val="16"/>
              </w:rPr>
            </w:pPr>
            <w:r>
              <w:rPr>
                <w:b/>
                <w:bCs/>
                <w:sz w:val="16"/>
                <w:szCs w:val="16"/>
              </w:rPr>
              <w:t>Accuracy</w:t>
            </w:r>
          </w:p>
        </w:tc>
      </w:tr>
      <w:tr w:rsidR="008C7EEE" w14:paraId="41695994" w14:textId="7F46798D" w:rsidTr="002C7FF8">
        <w:trPr>
          <w:trHeight w:val="584"/>
        </w:trPr>
        <w:tc>
          <w:tcPr>
            <w:tcW w:w="1255" w:type="dxa"/>
          </w:tcPr>
          <w:p w14:paraId="548AA479" w14:textId="77777777" w:rsidR="008C7EEE" w:rsidRPr="00952BEE" w:rsidRDefault="00946265" w:rsidP="009567F4">
            <w:pPr>
              <w:spacing w:after="0"/>
              <w:jc w:val="left"/>
              <w:rPr>
                <w:color w:val="0563C1"/>
                <w:sz w:val="15"/>
                <w:szCs w:val="15"/>
                <w:u w:val="single"/>
              </w:rPr>
            </w:pPr>
            <w:hyperlink r:id="rId13" w:anchor="bib0070" w:history="1">
              <w:r w:rsidR="008C7EEE" w:rsidRPr="00952BEE">
                <w:rPr>
                  <w:rStyle w:val="Hyperlink"/>
                  <w:sz w:val="15"/>
                  <w:szCs w:val="15"/>
                </w:rPr>
                <w:t>Apostolopoulos and Bessiana (2020)</w:t>
              </w:r>
            </w:hyperlink>
          </w:p>
          <w:p w14:paraId="57671B3B" w14:textId="77777777" w:rsidR="008C7EEE" w:rsidRPr="00952BEE" w:rsidRDefault="008C7EEE" w:rsidP="00A726AD">
            <w:pPr>
              <w:rPr>
                <w:sz w:val="15"/>
                <w:szCs w:val="15"/>
              </w:rPr>
            </w:pPr>
          </w:p>
        </w:tc>
        <w:tc>
          <w:tcPr>
            <w:tcW w:w="632" w:type="dxa"/>
          </w:tcPr>
          <w:p w14:paraId="298C90C2" w14:textId="13BFBC3B" w:rsidR="008C7EEE" w:rsidRPr="00952BEE" w:rsidRDefault="008C7EEE" w:rsidP="00A726AD">
            <w:pPr>
              <w:rPr>
                <w:sz w:val="15"/>
                <w:szCs w:val="15"/>
              </w:rPr>
            </w:pPr>
            <w:r w:rsidRPr="00952BEE">
              <w:rPr>
                <w:sz w:val="15"/>
                <w:szCs w:val="15"/>
              </w:rPr>
              <w:t>Chest X-Ray</w:t>
            </w:r>
          </w:p>
        </w:tc>
        <w:tc>
          <w:tcPr>
            <w:tcW w:w="922" w:type="dxa"/>
          </w:tcPr>
          <w:p w14:paraId="109A32A7" w14:textId="21FCCAA7" w:rsidR="008C7EEE" w:rsidRPr="00952BEE" w:rsidRDefault="008C7EEE" w:rsidP="00A726AD">
            <w:pPr>
              <w:rPr>
                <w:sz w:val="15"/>
                <w:szCs w:val="15"/>
              </w:rPr>
            </w:pPr>
            <w:r w:rsidRPr="00952BEE">
              <w:rPr>
                <w:sz w:val="15"/>
                <w:szCs w:val="15"/>
              </w:rPr>
              <w:t>VGG19, Mobile Net</w:t>
            </w:r>
          </w:p>
        </w:tc>
        <w:tc>
          <w:tcPr>
            <w:tcW w:w="1146" w:type="dxa"/>
          </w:tcPr>
          <w:p w14:paraId="0695F1C9" w14:textId="1436DCE9" w:rsidR="008C7EEE" w:rsidRPr="00952BEE" w:rsidRDefault="008C7EEE" w:rsidP="008C7EEE">
            <w:pPr>
              <w:jc w:val="left"/>
              <w:rPr>
                <w:sz w:val="15"/>
                <w:szCs w:val="15"/>
              </w:rPr>
            </w:pPr>
            <w:r>
              <w:rPr>
                <w:sz w:val="15"/>
                <w:szCs w:val="15"/>
              </w:rPr>
              <w:t>Covid-19</w:t>
            </w:r>
            <w:r w:rsidRPr="00952BEE">
              <w:rPr>
                <w:sz w:val="15"/>
                <w:szCs w:val="15"/>
              </w:rPr>
              <w:t>, Pneumonia, Normal</w:t>
            </w:r>
          </w:p>
        </w:tc>
        <w:tc>
          <w:tcPr>
            <w:tcW w:w="966" w:type="dxa"/>
          </w:tcPr>
          <w:p w14:paraId="4DB21E97" w14:textId="2CBA7757" w:rsidR="008C7EEE" w:rsidRDefault="008C7EEE" w:rsidP="00A726AD">
            <w:pPr>
              <w:rPr>
                <w:sz w:val="15"/>
                <w:szCs w:val="15"/>
              </w:rPr>
            </w:pPr>
            <w:r w:rsidRPr="008C7EEE">
              <w:rPr>
                <w:sz w:val="15"/>
                <w:szCs w:val="15"/>
              </w:rPr>
              <w:t>97.8%</w:t>
            </w:r>
          </w:p>
        </w:tc>
      </w:tr>
      <w:tr w:rsidR="008C7EEE" w14:paraId="678027AC" w14:textId="454C772C" w:rsidTr="002C7FF8">
        <w:trPr>
          <w:trHeight w:val="521"/>
        </w:trPr>
        <w:tc>
          <w:tcPr>
            <w:tcW w:w="1255" w:type="dxa"/>
          </w:tcPr>
          <w:p w14:paraId="3CB67545" w14:textId="33EFD3BA" w:rsidR="008C7EEE" w:rsidRPr="00952BEE" w:rsidRDefault="00946265" w:rsidP="009567F4">
            <w:pPr>
              <w:spacing w:after="0"/>
              <w:jc w:val="left"/>
              <w:rPr>
                <w:rStyle w:val="Hyperlink"/>
                <w:sz w:val="15"/>
                <w:szCs w:val="15"/>
              </w:rPr>
            </w:pPr>
            <w:hyperlink r:id="rId14" w:anchor="bib0075" w:tgtFrame="_blank" w:history="1">
              <w:r w:rsidR="00D03E6D">
                <w:rPr>
                  <w:rStyle w:val="Hyperlink"/>
                  <w:sz w:val="15"/>
                  <w:szCs w:val="15"/>
                </w:rPr>
                <w:t>Ozturk (2020)</w:t>
              </w:r>
            </w:hyperlink>
          </w:p>
          <w:p w14:paraId="5D3204D7" w14:textId="77777777" w:rsidR="008C7EEE" w:rsidRPr="00952BEE" w:rsidRDefault="008C7EEE" w:rsidP="009567F4">
            <w:pPr>
              <w:spacing w:after="0"/>
              <w:rPr>
                <w:color w:val="0563C1"/>
                <w:sz w:val="15"/>
                <w:szCs w:val="15"/>
                <w:u w:val="single"/>
              </w:rPr>
            </w:pPr>
          </w:p>
        </w:tc>
        <w:tc>
          <w:tcPr>
            <w:tcW w:w="632" w:type="dxa"/>
          </w:tcPr>
          <w:p w14:paraId="4004A9F3" w14:textId="56EF7316" w:rsidR="008C7EEE" w:rsidRPr="00952BEE" w:rsidRDefault="008C7EEE" w:rsidP="00A726AD">
            <w:pPr>
              <w:rPr>
                <w:sz w:val="15"/>
                <w:szCs w:val="15"/>
              </w:rPr>
            </w:pPr>
            <w:r w:rsidRPr="00952BEE">
              <w:rPr>
                <w:sz w:val="15"/>
                <w:szCs w:val="15"/>
              </w:rPr>
              <w:t>Chest X-Ray</w:t>
            </w:r>
          </w:p>
        </w:tc>
        <w:tc>
          <w:tcPr>
            <w:tcW w:w="922" w:type="dxa"/>
          </w:tcPr>
          <w:p w14:paraId="0DF8A0BA" w14:textId="519FBA49" w:rsidR="008C7EEE" w:rsidRPr="00952BEE" w:rsidRDefault="008C7EEE" w:rsidP="00A726AD">
            <w:pPr>
              <w:rPr>
                <w:sz w:val="15"/>
                <w:szCs w:val="15"/>
              </w:rPr>
            </w:pPr>
            <w:r w:rsidRPr="00952BEE">
              <w:rPr>
                <w:sz w:val="15"/>
                <w:szCs w:val="15"/>
              </w:rPr>
              <w:t>DarkCovidNet</w:t>
            </w:r>
          </w:p>
        </w:tc>
        <w:tc>
          <w:tcPr>
            <w:tcW w:w="1146" w:type="dxa"/>
          </w:tcPr>
          <w:p w14:paraId="65481E33" w14:textId="77777777" w:rsidR="008C7EEE" w:rsidRDefault="008C7EEE" w:rsidP="008C7EEE">
            <w:pPr>
              <w:jc w:val="left"/>
              <w:rPr>
                <w:sz w:val="15"/>
                <w:szCs w:val="15"/>
              </w:rPr>
            </w:pPr>
            <w:r w:rsidRPr="00952BEE">
              <w:rPr>
                <w:sz w:val="15"/>
                <w:szCs w:val="15"/>
              </w:rPr>
              <w:t xml:space="preserve">Covid+, Pneumonia, </w:t>
            </w:r>
          </w:p>
          <w:p w14:paraId="163AC40F" w14:textId="638E4DB6" w:rsidR="008C7EEE" w:rsidRPr="00952BEE" w:rsidRDefault="008C7EEE" w:rsidP="008C7EEE">
            <w:pPr>
              <w:jc w:val="left"/>
              <w:rPr>
                <w:sz w:val="15"/>
                <w:szCs w:val="15"/>
              </w:rPr>
            </w:pPr>
            <w:r w:rsidRPr="00952BEE">
              <w:rPr>
                <w:sz w:val="15"/>
                <w:szCs w:val="15"/>
              </w:rPr>
              <w:t>No-findings</w:t>
            </w:r>
          </w:p>
        </w:tc>
        <w:tc>
          <w:tcPr>
            <w:tcW w:w="966" w:type="dxa"/>
          </w:tcPr>
          <w:p w14:paraId="2184B78A" w14:textId="108ADAE3" w:rsidR="008C7EEE" w:rsidRPr="00952BEE" w:rsidRDefault="008C7EEE" w:rsidP="00A726AD">
            <w:pPr>
              <w:rPr>
                <w:sz w:val="15"/>
                <w:szCs w:val="15"/>
              </w:rPr>
            </w:pPr>
            <w:r w:rsidRPr="008C7EEE">
              <w:rPr>
                <w:sz w:val="15"/>
                <w:szCs w:val="15"/>
              </w:rPr>
              <w:t>87%</w:t>
            </w:r>
          </w:p>
        </w:tc>
      </w:tr>
      <w:tr w:rsidR="008C7EEE" w14:paraId="14E6E7C8" w14:textId="7B81F9D4" w:rsidTr="002C7FF8">
        <w:trPr>
          <w:trHeight w:val="467"/>
        </w:trPr>
        <w:tc>
          <w:tcPr>
            <w:tcW w:w="1255" w:type="dxa"/>
          </w:tcPr>
          <w:p w14:paraId="0FCA07DE" w14:textId="1A1CF710" w:rsidR="008C7EEE" w:rsidRPr="00952BEE" w:rsidRDefault="00946265" w:rsidP="009567F4">
            <w:pPr>
              <w:spacing w:after="0"/>
              <w:jc w:val="left"/>
              <w:rPr>
                <w:rStyle w:val="Hyperlink"/>
                <w:sz w:val="15"/>
                <w:szCs w:val="15"/>
              </w:rPr>
            </w:pPr>
            <w:hyperlink r:id="rId15" w:anchor="bib0080" w:tgtFrame="_blank" w:history="1">
              <w:proofErr w:type="spellStart"/>
              <w:r w:rsidR="00D03E6D">
                <w:rPr>
                  <w:rStyle w:val="Hyperlink"/>
                  <w:sz w:val="15"/>
                  <w:szCs w:val="15"/>
                </w:rPr>
                <w:t>Sethy</w:t>
              </w:r>
              <w:proofErr w:type="spellEnd"/>
              <w:r w:rsidR="00D03E6D">
                <w:rPr>
                  <w:rStyle w:val="Hyperlink"/>
                  <w:sz w:val="15"/>
                  <w:szCs w:val="15"/>
                </w:rPr>
                <w:t xml:space="preserve"> (2020)</w:t>
              </w:r>
            </w:hyperlink>
          </w:p>
          <w:p w14:paraId="4AE7E6EF" w14:textId="77777777" w:rsidR="008C7EEE" w:rsidRPr="00952BEE" w:rsidRDefault="008C7EEE" w:rsidP="009567F4">
            <w:pPr>
              <w:spacing w:after="0"/>
              <w:rPr>
                <w:color w:val="0563C1"/>
                <w:sz w:val="15"/>
                <w:szCs w:val="15"/>
                <w:u w:val="single"/>
              </w:rPr>
            </w:pPr>
          </w:p>
        </w:tc>
        <w:tc>
          <w:tcPr>
            <w:tcW w:w="632" w:type="dxa"/>
          </w:tcPr>
          <w:p w14:paraId="55813174" w14:textId="3B1EF9A5" w:rsidR="008C7EEE" w:rsidRPr="00952BEE" w:rsidRDefault="008C7EEE" w:rsidP="00A726AD">
            <w:pPr>
              <w:rPr>
                <w:sz w:val="15"/>
                <w:szCs w:val="15"/>
              </w:rPr>
            </w:pPr>
            <w:r w:rsidRPr="00952BEE">
              <w:rPr>
                <w:sz w:val="15"/>
                <w:szCs w:val="15"/>
              </w:rPr>
              <w:t>Chest X-Ray</w:t>
            </w:r>
          </w:p>
        </w:tc>
        <w:tc>
          <w:tcPr>
            <w:tcW w:w="922" w:type="dxa"/>
          </w:tcPr>
          <w:p w14:paraId="58530B27" w14:textId="004FE970" w:rsidR="008C7EEE" w:rsidRPr="00952BEE" w:rsidRDefault="008C7EEE" w:rsidP="00952BEE">
            <w:pPr>
              <w:jc w:val="left"/>
              <w:rPr>
                <w:sz w:val="15"/>
                <w:szCs w:val="15"/>
              </w:rPr>
            </w:pPr>
            <w:r w:rsidRPr="00952BEE">
              <w:rPr>
                <w:sz w:val="15"/>
                <w:szCs w:val="15"/>
              </w:rPr>
              <w:t>ResNet50 + SVM</w:t>
            </w:r>
          </w:p>
        </w:tc>
        <w:tc>
          <w:tcPr>
            <w:tcW w:w="1146" w:type="dxa"/>
          </w:tcPr>
          <w:p w14:paraId="04DFB31C" w14:textId="10CA35BC" w:rsidR="008C7EEE" w:rsidRPr="00952BEE" w:rsidRDefault="008C7EEE" w:rsidP="008C7EEE">
            <w:pPr>
              <w:jc w:val="left"/>
              <w:rPr>
                <w:sz w:val="15"/>
                <w:szCs w:val="15"/>
              </w:rPr>
            </w:pPr>
            <w:r>
              <w:rPr>
                <w:sz w:val="15"/>
                <w:szCs w:val="15"/>
              </w:rPr>
              <w:t>Covid-19</w:t>
            </w:r>
            <w:r w:rsidRPr="00952BEE">
              <w:rPr>
                <w:sz w:val="15"/>
                <w:szCs w:val="15"/>
              </w:rPr>
              <w:t>+</w:t>
            </w:r>
            <w:r>
              <w:rPr>
                <w:sz w:val="15"/>
                <w:szCs w:val="15"/>
              </w:rPr>
              <w:t xml:space="preserve"> </w:t>
            </w:r>
            <w:r w:rsidRPr="00952BEE">
              <w:rPr>
                <w:sz w:val="15"/>
                <w:szCs w:val="15"/>
              </w:rPr>
              <w:t xml:space="preserve">vs </w:t>
            </w:r>
            <w:r>
              <w:rPr>
                <w:sz w:val="15"/>
                <w:szCs w:val="15"/>
              </w:rPr>
              <w:t>Covid-19</w:t>
            </w:r>
            <w:r w:rsidRPr="00952BEE">
              <w:rPr>
                <w:sz w:val="15"/>
                <w:szCs w:val="15"/>
              </w:rPr>
              <w:t>-</w:t>
            </w:r>
          </w:p>
        </w:tc>
        <w:tc>
          <w:tcPr>
            <w:tcW w:w="966" w:type="dxa"/>
          </w:tcPr>
          <w:p w14:paraId="0BF3B997" w14:textId="77777777" w:rsidR="008C7EEE" w:rsidRPr="008C7EEE" w:rsidRDefault="008C7EEE" w:rsidP="008C7EEE">
            <w:pPr>
              <w:rPr>
                <w:sz w:val="15"/>
                <w:szCs w:val="15"/>
              </w:rPr>
            </w:pPr>
            <w:r w:rsidRPr="008C7EEE">
              <w:rPr>
                <w:sz w:val="15"/>
                <w:szCs w:val="15"/>
              </w:rPr>
              <w:t>95.40%</w:t>
            </w:r>
          </w:p>
          <w:p w14:paraId="445A2BE8" w14:textId="77777777" w:rsidR="008C7EEE" w:rsidRDefault="008C7EEE" w:rsidP="00A726AD">
            <w:pPr>
              <w:rPr>
                <w:sz w:val="15"/>
                <w:szCs w:val="15"/>
              </w:rPr>
            </w:pPr>
          </w:p>
        </w:tc>
      </w:tr>
      <w:tr w:rsidR="008C7EEE" w14:paraId="54CB13B9" w14:textId="525340B7" w:rsidTr="002C7FF8">
        <w:trPr>
          <w:trHeight w:val="494"/>
        </w:trPr>
        <w:tc>
          <w:tcPr>
            <w:tcW w:w="1255" w:type="dxa"/>
          </w:tcPr>
          <w:p w14:paraId="3D02E3D9" w14:textId="0D7E2AE5" w:rsidR="008C7EEE" w:rsidRPr="00952BEE" w:rsidRDefault="00946265" w:rsidP="009567F4">
            <w:pPr>
              <w:spacing w:after="0"/>
              <w:jc w:val="left"/>
              <w:rPr>
                <w:rStyle w:val="Hyperlink"/>
                <w:sz w:val="15"/>
                <w:szCs w:val="15"/>
              </w:rPr>
            </w:pPr>
            <w:hyperlink r:id="rId16" w:anchor="bib0085" w:tgtFrame="_blank" w:history="1">
              <w:r w:rsidR="00D03E6D">
                <w:rPr>
                  <w:rStyle w:val="Hyperlink"/>
                  <w:sz w:val="15"/>
                  <w:szCs w:val="15"/>
                </w:rPr>
                <w:t>Yoo (2020)</w:t>
              </w:r>
            </w:hyperlink>
          </w:p>
          <w:p w14:paraId="50A03A6B" w14:textId="77777777" w:rsidR="008C7EEE" w:rsidRPr="00952BEE" w:rsidRDefault="008C7EEE" w:rsidP="009567F4">
            <w:pPr>
              <w:spacing w:after="0"/>
              <w:rPr>
                <w:color w:val="0563C1"/>
                <w:sz w:val="15"/>
                <w:szCs w:val="15"/>
                <w:u w:val="single"/>
              </w:rPr>
            </w:pPr>
          </w:p>
        </w:tc>
        <w:tc>
          <w:tcPr>
            <w:tcW w:w="632" w:type="dxa"/>
          </w:tcPr>
          <w:p w14:paraId="1B114FF7" w14:textId="2E5C0E67" w:rsidR="008C7EEE" w:rsidRPr="00952BEE" w:rsidRDefault="008C7EEE" w:rsidP="00A726AD">
            <w:pPr>
              <w:rPr>
                <w:sz w:val="15"/>
                <w:szCs w:val="15"/>
              </w:rPr>
            </w:pPr>
            <w:r w:rsidRPr="00952BEE">
              <w:rPr>
                <w:sz w:val="15"/>
                <w:szCs w:val="15"/>
              </w:rPr>
              <w:t>Chest X-Ray</w:t>
            </w:r>
          </w:p>
        </w:tc>
        <w:tc>
          <w:tcPr>
            <w:tcW w:w="922" w:type="dxa"/>
          </w:tcPr>
          <w:p w14:paraId="023586D5" w14:textId="40B4F2D5" w:rsidR="008C7EEE" w:rsidRPr="00952BEE" w:rsidRDefault="008C7EEE" w:rsidP="00A726AD">
            <w:pPr>
              <w:rPr>
                <w:sz w:val="15"/>
                <w:szCs w:val="15"/>
              </w:rPr>
            </w:pPr>
            <w:r w:rsidRPr="00952BEE">
              <w:rPr>
                <w:sz w:val="15"/>
                <w:szCs w:val="15"/>
              </w:rPr>
              <w:t>ResNet 18</w:t>
            </w:r>
          </w:p>
        </w:tc>
        <w:tc>
          <w:tcPr>
            <w:tcW w:w="1146" w:type="dxa"/>
          </w:tcPr>
          <w:p w14:paraId="5A825386" w14:textId="331D9D67" w:rsidR="008C7EEE" w:rsidRPr="00952BEE" w:rsidRDefault="008C7EEE" w:rsidP="008C7EEE">
            <w:pPr>
              <w:jc w:val="left"/>
              <w:rPr>
                <w:sz w:val="15"/>
                <w:szCs w:val="15"/>
              </w:rPr>
            </w:pPr>
            <w:r>
              <w:rPr>
                <w:sz w:val="15"/>
                <w:szCs w:val="15"/>
              </w:rPr>
              <w:t>Covid-19</w:t>
            </w:r>
            <w:r w:rsidRPr="00952BEE">
              <w:rPr>
                <w:sz w:val="15"/>
                <w:szCs w:val="15"/>
              </w:rPr>
              <w:t xml:space="preserve"> vs Tuberculosis</w:t>
            </w:r>
          </w:p>
        </w:tc>
        <w:tc>
          <w:tcPr>
            <w:tcW w:w="966" w:type="dxa"/>
          </w:tcPr>
          <w:p w14:paraId="1734517F" w14:textId="77777777" w:rsidR="008C7EEE" w:rsidRPr="008C7EEE" w:rsidRDefault="008C7EEE" w:rsidP="008C7EEE">
            <w:pPr>
              <w:rPr>
                <w:sz w:val="15"/>
                <w:szCs w:val="15"/>
              </w:rPr>
            </w:pPr>
            <w:r w:rsidRPr="008C7EEE">
              <w:rPr>
                <w:sz w:val="15"/>
                <w:szCs w:val="15"/>
              </w:rPr>
              <w:t>95.00%</w:t>
            </w:r>
          </w:p>
          <w:p w14:paraId="5EE699B9" w14:textId="77777777" w:rsidR="008C7EEE" w:rsidRDefault="008C7EEE" w:rsidP="00A726AD">
            <w:pPr>
              <w:rPr>
                <w:sz w:val="15"/>
                <w:szCs w:val="15"/>
              </w:rPr>
            </w:pPr>
          </w:p>
        </w:tc>
      </w:tr>
      <w:tr w:rsidR="008C7EEE" w14:paraId="24933C2D" w14:textId="2D690FB8" w:rsidTr="002C7FF8">
        <w:trPr>
          <w:trHeight w:val="458"/>
        </w:trPr>
        <w:tc>
          <w:tcPr>
            <w:tcW w:w="1255" w:type="dxa"/>
          </w:tcPr>
          <w:p w14:paraId="72403AF4" w14:textId="023C5CFC" w:rsidR="008C7EEE" w:rsidRPr="00952BEE" w:rsidRDefault="00946265" w:rsidP="00952BEE">
            <w:pPr>
              <w:spacing w:after="0"/>
              <w:jc w:val="left"/>
              <w:rPr>
                <w:rStyle w:val="Hyperlink"/>
                <w:sz w:val="15"/>
                <w:szCs w:val="15"/>
              </w:rPr>
            </w:pPr>
            <w:hyperlink r:id="rId17" w:history="1">
              <w:r w:rsidR="00801000" w:rsidRPr="00801000">
                <w:rPr>
                  <w:rStyle w:val="Hyperlink"/>
                  <w:sz w:val="15"/>
                  <w:szCs w:val="15"/>
                </w:rPr>
                <w:t>Ahuja (2020)</w:t>
              </w:r>
            </w:hyperlink>
          </w:p>
        </w:tc>
        <w:tc>
          <w:tcPr>
            <w:tcW w:w="632" w:type="dxa"/>
          </w:tcPr>
          <w:p w14:paraId="3C77CE19" w14:textId="241177DA" w:rsidR="008C7EEE" w:rsidRPr="00952BEE" w:rsidRDefault="008C7EEE" w:rsidP="00952BEE">
            <w:pPr>
              <w:rPr>
                <w:sz w:val="15"/>
                <w:szCs w:val="15"/>
              </w:rPr>
            </w:pPr>
            <w:r w:rsidRPr="00952BEE">
              <w:rPr>
                <w:sz w:val="15"/>
                <w:szCs w:val="15"/>
              </w:rPr>
              <w:t>Chest X-Ray</w:t>
            </w:r>
          </w:p>
        </w:tc>
        <w:tc>
          <w:tcPr>
            <w:tcW w:w="922" w:type="dxa"/>
          </w:tcPr>
          <w:p w14:paraId="5B2A579E" w14:textId="291A357F" w:rsidR="008C7EEE" w:rsidRPr="00952BEE" w:rsidRDefault="008C7EEE" w:rsidP="00952BEE">
            <w:pPr>
              <w:rPr>
                <w:sz w:val="15"/>
                <w:szCs w:val="15"/>
              </w:rPr>
            </w:pPr>
            <w:r w:rsidRPr="00952BEE">
              <w:rPr>
                <w:sz w:val="15"/>
                <w:szCs w:val="15"/>
              </w:rPr>
              <w:t>ResNet 18</w:t>
            </w:r>
          </w:p>
        </w:tc>
        <w:tc>
          <w:tcPr>
            <w:tcW w:w="1146" w:type="dxa"/>
          </w:tcPr>
          <w:p w14:paraId="02702DA1" w14:textId="53044380" w:rsidR="008C7EEE" w:rsidRPr="00952BEE" w:rsidRDefault="008C7EEE"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26AA51C3" w14:textId="77777777" w:rsidR="008C7EEE" w:rsidRPr="008C7EEE" w:rsidRDefault="008C7EEE" w:rsidP="008C7EEE">
            <w:pPr>
              <w:rPr>
                <w:sz w:val="15"/>
                <w:szCs w:val="15"/>
              </w:rPr>
            </w:pPr>
            <w:r w:rsidRPr="008C7EEE">
              <w:rPr>
                <w:sz w:val="15"/>
                <w:szCs w:val="15"/>
              </w:rPr>
              <w:t>99.40%</w:t>
            </w:r>
          </w:p>
          <w:p w14:paraId="328CDA4A" w14:textId="77777777" w:rsidR="008C7EEE" w:rsidRDefault="008C7EEE" w:rsidP="00952BEE">
            <w:pPr>
              <w:rPr>
                <w:sz w:val="15"/>
                <w:szCs w:val="15"/>
              </w:rPr>
            </w:pPr>
          </w:p>
        </w:tc>
      </w:tr>
      <w:tr w:rsidR="008E4B61" w14:paraId="7B5D5DFF" w14:textId="77777777" w:rsidTr="002C7FF8">
        <w:trPr>
          <w:trHeight w:val="296"/>
        </w:trPr>
        <w:tc>
          <w:tcPr>
            <w:tcW w:w="1255" w:type="dxa"/>
          </w:tcPr>
          <w:p w14:paraId="0CCB1D42" w14:textId="11A0F9AA" w:rsidR="008E4B61" w:rsidRPr="00952BEE" w:rsidRDefault="00946265" w:rsidP="00952BEE">
            <w:pPr>
              <w:spacing w:after="0"/>
              <w:jc w:val="left"/>
              <w:rPr>
                <w:rStyle w:val="Hyperlink"/>
                <w:sz w:val="15"/>
                <w:szCs w:val="15"/>
              </w:rPr>
            </w:pPr>
            <w:hyperlink r:id="rId18" w:history="1">
              <w:r w:rsidR="008E4B61" w:rsidRPr="008E4B61">
                <w:rPr>
                  <w:rStyle w:val="Hyperlink"/>
                  <w:sz w:val="15"/>
                  <w:szCs w:val="15"/>
                </w:rPr>
                <w:t xml:space="preserve">Govardhan </w:t>
              </w:r>
              <w:proofErr w:type="gramStart"/>
              <w:r w:rsidR="008E4B61" w:rsidRPr="008E4B61">
                <w:rPr>
                  <w:rStyle w:val="Hyperlink"/>
                  <w:sz w:val="15"/>
                  <w:szCs w:val="15"/>
                </w:rPr>
                <w:t>Jain(</w:t>
              </w:r>
              <w:proofErr w:type="gramEnd"/>
              <w:r w:rsidR="008E4B61" w:rsidRPr="008E4B61">
                <w:rPr>
                  <w:rStyle w:val="Hyperlink"/>
                  <w:sz w:val="15"/>
                  <w:szCs w:val="15"/>
                </w:rPr>
                <w:t>2020)</w:t>
              </w:r>
            </w:hyperlink>
          </w:p>
        </w:tc>
        <w:tc>
          <w:tcPr>
            <w:tcW w:w="632" w:type="dxa"/>
          </w:tcPr>
          <w:p w14:paraId="672E2D30" w14:textId="4A8CC0ED" w:rsidR="008E4B61" w:rsidRPr="00952BEE" w:rsidRDefault="008E4B61" w:rsidP="00952BEE">
            <w:pPr>
              <w:rPr>
                <w:sz w:val="15"/>
                <w:szCs w:val="15"/>
              </w:rPr>
            </w:pPr>
            <w:r w:rsidRPr="00952BEE">
              <w:rPr>
                <w:sz w:val="15"/>
                <w:szCs w:val="15"/>
              </w:rPr>
              <w:t>Chest X-Ray</w:t>
            </w:r>
          </w:p>
        </w:tc>
        <w:tc>
          <w:tcPr>
            <w:tcW w:w="922" w:type="dxa"/>
          </w:tcPr>
          <w:p w14:paraId="1AD1585A" w14:textId="77777777" w:rsidR="00EA6BBB" w:rsidRDefault="00EA6BBB" w:rsidP="00952BEE">
            <w:pPr>
              <w:rPr>
                <w:sz w:val="15"/>
                <w:szCs w:val="15"/>
              </w:rPr>
            </w:pPr>
            <w:r>
              <w:rPr>
                <w:sz w:val="15"/>
                <w:szCs w:val="15"/>
              </w:rPr>
              <w:t>ResNet50 +</w:t>
            </w:r>
          </w:p>
          <w:p w14:paraId="71887DD3" w14:textId="55EDB1F8" w:rsidR="008E4B61" w:rsidRPr="00952BEE" w:rsidRDefault="008E4B61" w:rsidP="00952BEE">
            <w:pPr>
              <w:rPr>
                <w:sz w:val="15"/>
                <w:szCs w:val="15"/>
              </w:rPr>
            </w:pPr>
            <w:r w:rsidRPr="00952BEE">
              <w:rPr>
                <w:sz w:val="15"/>
                <w:szCs w:val="15"/>
              </w:rPr>
              <w:t>ResNet 1</w:t>
            </w:r>
            <w:r>
              <w:rPr>
                <w:sz w:val="15"/>
                <w:szCs w:val="15"/>
              </w:rPr>
              <w:t>01</w:t>
            </w:r>
          </w:p>
        </w:tc>
        <w:tc>
          <w:tcPr>
            <w:tcW w:w="1146" w:type="dxa"/>
          </w:tcPr>
          <w:p w14:paraId="1C4FFD5E" w14:textId="7D67B5C3" w:rsidR="008E4B61" w:rsidRDefault="008E4B61"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43B7C069" w14:textId="30218BA0" w:rsidR="008E4B61" w:rsidRPr="008C7EEE" w:rsidRDefault="008E4B61" w:rsidP="008C7EEE">
            <w:pPr>
              <w:rPr>
                <w:sz w:val="15"/>
                <w:szCs w:val="15"/>
              </w:rPr>
            </w:pPr>
            <w:r>
              <w:rPr>
                <w:sz w:val="15"/>
                <w:szCs w:val="15"/>
              </w:rPr>
              <w:t>98.93%</w:t>
            </w:r>
          </w:p>
        </w:tc>
      </w:tr>
    </w:tbl>
    <w:p w14:paraId="47CBE5E7" w14:textId="6C3745B1" w:rsidR="004C3DCE" w:rsidRDefault="004C3DCE" w:rsidP="00A726AD"/>
    <w:p w14:paraId="3CEE70DD" w14:textId="087A928A" w:rsidR="00E03C90" w:rsidRDefault="00387273" w:rsidP="00114BDA">
      <w:pPr>
        <w:pStyle w:val="Heading1"/>
      </w:pPr>
      <w:r>
        <w:t>METHODOLOGY</w:t>
      </w:r>
    </w:p>
    <w:p w14:paraId="298FA707" w14:textId="77777777" w:rsidR="00032D9D" w:rsidRPr="00032D9D" w:rsidRDefault="00032D9D" w:rsidP="00032D9D"/>
    <w:p w14:paraId="5BF90F03" w14:textId="5CAA6993" w:rsidR="00E06EF3" w:rsidRPr="00F4023C" w:rsidRDefault="002C25F4" w:rsidP="00E06EF3">
      <w:pPr>
        <w:rPr>
          <w:sz w:val="20"/>
        </w:rPr>
      </w:pPr>
      <w:r w:rsidRPr="00F4023C">
        <w:rPr>
          <w:sz w:val="20"/>
        </w:rPr>
        <w:t>The a</w:t>
      </w:r>
      <w:r w:rsidR="00883B2E" w:rsidRPr="00F4023C">
        <w:rPr>
          <w:sz w:val="20"/>
        </w:rPr>
        <w:t xml:space="preserve">bstract </w:t>
      </w:r>
      <w:r w:rsidRPr="00F4023C">
        <w:rPr>
          <w:sz w:val="20"/>
        </w:rPr>
        <w:t>pipeline</w:t>
      </w:r>
      <w:r w:rsidR="00883B2E" w:rsidRPr="00F4023C">
        <w:rPr>
          <w:sz w:val="20"/>
        </w:rPr>
        <w:t xml:space="preserve"> of our</w:t>
      </w:r>
      <w:r w:rsidRPr="00F4023C">
        <w:rPr>
          <w:sz w:val="20"/>
        </w:rPr>
        <w:t xml:space="preserve"> image classification </w:t>
      </w:r>
      <w:r w:rsidR="00925ECF">
        <w:rPr>
          <w:sz w:val="20"/>
        </w:rPr>
        <w:t>project</w:t>
      </w:r>
      <w:r w:rsidRPr="00F4023C">
        <w:rPr>
          <w:sz w:val="20"/>
        </w:rPr>
        <w:t xml:space="preserve"> </w:t>
      </w:r>
      <w:r w:rsidR="00883B2E" w:rsidRPr="00F4023C">
        <w:rPr>
          <w:sz w:val="20"/>
        </w:rPr>
        <w:t>depict</w:t>
      </w:r>
      <w:r w:rsidRPr="00F4023C">
        <w:rPr>
          <w:sz w:val="20"/>
        </w:rPr>
        <w:t xml:space="preserve">s </w:t>
      </w:r>
      <w:r w:rsidR="00883B2E" w:rsidRPr="00F4023C">
        <w:rPr>
          <w:sz w:val="20"/>
        </w:rPr>
        <w:t>below:</w:t>
      </w:r>
    </w:p>
    <w:p w14:paraId="17464255" w14:textId="45E8221D" w:rsidR="00E06EF3" w:rsidRDefault="00883B2E" w:rsidP="00E06EF3">
      <w:r>
        <w:rPr>
          <w:noProof/>
        </w:rPr>
        <mc:AlternateContent>
          <mc:Choice Requires="wps">
            <w:drawing>
              <wp:anchor distT="0" distB="0" distL="114300" distR="114300" simplePos="0" relativeHeight="251688960" behindDoc="0" locked="0" layoutInCell="1" allowOverlap="1" wp14:anchorId="57D9E55B" wp14:editId="502547F7">
                <wp:simplePos x="0" y="0"/>
                <wp:positionH relativeFrom="column">
                  <wp:posOffset>1989979</wp:posOffset>
                </wp:positionH>
                <wp:positionV relativeFrom="paragraph">
                  <wp:posOffset>27167</wp:posOffset>
                </wp:positionV>
                <wp:extent cx="865256" cy="324154"/>
                <wp:effectExtent l="0" t="0" r="11430" b="19050"/>
                <wp:wrapNone/>
                <wp:docPr id="32" name="Rectangle 32"/>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E55B" id="Rectangle 32" o:spid="_x0000_s1026" style="position:absolute;left:0;text-align:left;margin-left:156.7pt;margin-top:2.15pt;width:68.1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" fillcolor="#4472c4 [3204]" strokecolor="#1f3763 [1604]" strokeweight="1pt">
                <v:textbo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AE45865" wp14:editId="76498710">
                <wp:simplePos x="0" y="0"/>
                <wp:positionH relativeFrom="column">
                  <wp:posOffset>986790</wp:posOffset>
                </wp:positionH>
                <wp:positionV relativeFrom="paragraph">
                  <wp:posOffset>27802</wp:posOffset>
                </wp:positionV>
                <wp:extent cx="865256" cy="324154"/>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45865" id="Rectangle 31" o:spid="_x0000_s1027" style="position:absolute;left:0;text-align:left;margin-left:77.7pt;margin-top:2.2pt;width:68.1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" fillcolor="#4472c4 [3204]" strokecolor="#1f3763 [1604]" strokeweight="1pt">
                <v:textbo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7708726" wp14:editId="73030323">
                <wp:simplePos x="0" y="0"/>
                <wp:positionH relativeFrom="column">
                  <wp:posOffset>-29210</wp:posOffset>
                </wp:positionH>
                <wp:positionV relativeFrom="paragraph">
                  <wp:posOffset>27305</wp:posOffset>
                </wp:positionV>
                <wp:extent cx="864870" cy="32385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8726" id="Rectangle 30" o:spid="_x0000_s1028" style="position:absolute;left:0;text-align:left;margin-left:-2.3pt;margin-top:2.15pt;width:68.1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" fillcolor="#4472c4 [3204]" strokecolor="#1f3763 [1604]" strokeweight="1pt">
                <v:textbo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v:textbox>
              </v:rect>
            </w:pict>
          </mc:Fallback>
        </mc:AlternateContent>
      </w:r>
      <w:r w:rsidR="00E06EF3">
        <w:t xml:space="preserve">      </w:t>
      </w:r>
    </w:p>
    <w:p w14:paraId="7D6B72D1" w14:textId="0CC0861B" w:rsidR="00E06EF3" w:rsidRPr="00D533B5" w:rsidRDefault="00E06EF3" w:rsidP="00E06EF3"/>
    <w:p w14:paraId="1E20C81E" w14:textId="3146DEC6" w:rsidR="00E06EF3" w:rsidRPr="00D533B5" w:rsidRDefault="00E06EF3" w:rsidP="00E06EF3">
      <w:r>
        <w:rPr>
          <w:noProof/>
        </w:rPr>
        <mc:AlternateContent>
          <mc:Choice Requires="wps">
            <w:drawing>
              <wp:anchor distT="0" distB="0" distL="114300" distR="114300" simplePos="0" relativeHeight="251697152" behindDoc="0" locked="0" layoutInCell="1" allowOverlap="1" wp14:anchorId="130E31B1" wp14:editId="61964001">
                <wp:simplePos x="0" y="0"/>
                <wp:positionH relativeFrom="column">
                  <wp:posOffset>1404620</wp:posOffset>
                </wp:positionH>
                <wp:positionV relativeFrom="paragraph">
                  <wp:posOffset>34290</wp:posOffset>
                </wp:positionV>
                <wp:extent cx="0" cy="298173"/>
                <wp:effectExtent l="63500" t="0" r="50800" b="32385"/>
                <wp:wrapNone/>
                <wp:docPr id="36" name="Straight Arrow Connector 3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4B08B8" id="_x0000_t32" coordsize="21600,21600" o:spt="32" o:oned="t" path="m,l21600,21600e" filled="f">
                <v:path arrowok="t" fillok="f" o:connecttype="none"/>
                <o:lock v:ext="edit" shapetype="t"/>
              </v:shapetype>
              <v:shape id="Straight Arrow Connector 36" o:spid="_x0000_s1026" type="#_x0000_t32" style="position:absolute;margin-left:110.6pt;margin-top:2.7pt;width:0;height:2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C1D8F72" wp14:editId="6332CDC2">
                <wp:simplePos x="0" y="0"/>
                <wp:positionH relativeFrom="column">
                  <wp:posOffset>397096</wp:posOffset>
                </wp:positionH>
                <wp:positionV relativeFrom="paragraph">
                  <wp:posOffset>32385</wp:posOffset>
                </wp:positionV>
                <wp:extent cx="0" cy="298173"/>
                <wp:effectExtent l="63500" t="0" r="50800" b="32385"/>
                <wp:wrapNone/>
                <wp:docPr id="4" name="Straight Arrow Connector 4"/>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199CA" id="Straight Arrow Connector 4" o:spid="_x0000_s1026" type="#_x0000_t32" style="position:absolute;margin-left:31.25pt;margin-top:2.55pt;width:0;height:2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FBC5140" wp14:editId="075893AE">
                <wp:simplePos x="0" y="0"/>
                <wp:positionH relativeFrom="column">
                  <wp:posOffset>2434590</wp:posOffset>
                </wp:positionH>
                <wp:positionV relativeFrom="paragraph">
                  <wp:posOffset>54555</wp:posOffset>
                </wp:positionV>
                <wp:extent cx="0" cy="298173"/>
                <wp:effectExtent l="63500" t="0" r="50800" b="32385"/>
                <wp:wrapNone/>
                <wp:docPr id="8" name="Straight Arrow Connector 8"/>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63D32" id="Straight Arrow Connector 8" o:spid="_x0000_s1026" type="#_x0000_t32" style="position:absolute;margin-left:191.7pt;margin-top:4.3pt;width:0;height: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" strokecolor="#4472c4 [3204]" strokeweight=".5pt">
                <v:stroke endarrow="block" joinstyle="miter"/>
              </v:shape>
            </w:pict>
          </mc:Fallback>
        </mc:AlternateContent>
      </w:r>
    </w:p>
    <w:p w14:paraId="6AA9FB0A" w14:textId="7AB5F450" w:rsidR="00E06EF3" w:rsidRDefault="00EF5084" w:rsidP="00E06EF3">
      <w:r>
        <w:rPr>
          <w:noProof/>
        </w:rPr>
        <mc:AlternateContent>
          <mc:Choice Requires="wps">
            <w:drawing>
              <wp:anchor distT="0" distB="0" distL="114300" distR="114300" simplePos="0" relativeHeight="251663360" behindDoc="0" locked="0" layoutInCell="1" allowOverlap="1" wp14:anchorId="52B22BFD" wp14:editId="0BD43D23">
                <wp:simplePos x="0" y="0"/>
                <wp:positionH relativeFrom="column">
                  <wp:posOffset>-187960</wp:posOffset>
                </wp:positionH>
                <wp:positionV relativeFrom="paragraph">
                  <wp:posOffset>157286</wp:posOffset>
                </wp:positionV>
                <wp:extent cx="1205948" cy="245165"/>
                <wp:effectExtent l="0" t="0" r="635" b="0"/>
                <wp:wrapNone/>
                <wp:docPr id="5" name="Text Box 5"/>
                <wp:cNvGraphicFramePr/>
                <a:graphic xmlns:a="http://schemas.openxmlformats.org/drawingml/2006/main">
                  <a:graphicData uri="http://schemas.microsoft.com/office/word/2010/wordprocessingShape">
                    <wps:wsp>
                      <wps:cNvSpPr txBox="1"/>
                      <wps:spPr>
                        <a:xfrm>
                          <a:off x="0" y="0"/>
                          <a:ext cx="1205948" cy="245165"/>
                        </a:xfrm>
                        <a:prstGeom prst="rect">
                          <a:avLst/>
                        </a:prstGeom>
                        <a:solidFill>
                          <a:schemeClr val="lt1"/>
                        </a:solidFill>
                        <a:ln w="6350">
                          <a:noFill/>
                        </a:ln>
                      </wps:spPr>
                      <wps:txbx>
                        <w:txbxContent>
                          <w:p w14:paraId="55E34FE4" w14:textId="77777777" w:rsidR="001A5026" w:rsidRPr="00E06EF3" w:rsidRDefault="001A5026" w:rsidP="00E06EF3">
                            <w:pPr>
                              <w:rPr>
                                <w:sz w:val="13"/>
                                <w:szCs w:val="13"/>
                              </w:rPr>
                            </w:pPr>
                            <w:r w:rsidRPr="00032D9D">
                              <w:rPr>
                                <w:b/>
                                <w:bCs/>
                                <w:sz w:val="13"/>
                                <w:szCs w:val="13"/>
                              </w:rPr>
                              <w:t>Model_</w:t>
                            </w:r>
                            <w:proofErr w:type="gramStart"/>
                            <w:r w:rsidRPr="00032D9D">
                              <w:rPr>
                                <w:b/>
                                <w:bCs/>
                                <w:sz w:val="13"/>
                                <w:szCs w:val="13"/>
                              </w:rPr>
                              <w:t>A.train</w:t>
                            </w:r>
                            <w:proofErr w:type="gramEnd"/>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22BFD" id="_x0000_t202" coordsize="21600,21600" o:spt="202" path="m,l,21600r21600,l21600,xe">
                <v:stroke joinstyle="miter"/>
                <v:path gradientshapeok="t" o:connecttype="rect"/>
              </v:shapetype>
              <v:shape id="Text Box 5" o:spid="_x0000_s1029" type="#_x0000_t202" style="position:absolute;left:0;text-align:left;margin-left:-14.8pt;margin-top:12.4pt;width:94.95pt;height:1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" fillcolor="white [3201]" stroked="f" strokeweight=".5pt">
                <v:textbox>
                  <w:txbxContent>
                    <w:p w14:paraId="55E34FE4" w14:textId="77777777" w:rsidR="001A5026" w:rsidRPr="00E06EF3" w:rsidRDefault="001A5026" w:rsidP="00E06EF3">
                      <w:pPr>
                        <w:rPr>
                          <w:sz w:val="13"/>
                          <w:szCs w:val="13"/>
                        </w:rPr>
                      </w:pPr>
                      <w:r w:rsidRPr="00032D9D">
                        <w:rPr>
                          <w:b/>
                          <w:bCs/>
                          <w:sz w:val="13"/>
                          <w:szCs w:val="13"/>
                        </w:rPr>
                        <w:t>Model_</w:t>
                      </w:r>
                      <w:proofErr w:type="gramStart"/>
                      <w:r w:rsidRPr="00032D9D">
                        <w:rPr>
                          <w:b/>
                          <w:bCs/>
                          <w:sz w:val="13"/>
                          <w:szCs w:val="13"/>
                        </w:rPr>
                        <w:t>A.train</w:t>
                      </w:r>
                      <w:proofErr w:type="gramEnd"/>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5104" behindDoc="0" locked="0" layoutInCell="1" allowOverlap="1" wp14:anchorId="0ACEC091" wp14:editId="190661B7">
                <wp:simplePos x="0" y="0"/>
                <wp:positionH relativeFrom="column">
                  <wp:posOffset>1957733</wp:posOffset>
                </wp:positionH>
                <wp:positionV relativeFrom="paragraph">
                  <wp:posOffset>177800</wp:posOffset>
                </wp:positionV>
                <wp:extent cx="1205865" cy="211455"/>
                <wp:effectExtent l="0" t="0" r="635" b="4445"/>
                <wp:wrapNone/>
                <wp:docPr id="35" name="Text Box 35"/>
                <wp:cNvGraphicFramePr/>
                <a:graphic xmlns:a="http://schemas.openxmlformats.org/drawingml/2006/main">
                  <a:graphicData uri="http://schemas.microsoft.com/office/word/2010/wordprocessingShape">
                    <wps:wsp>
                      <wps:cNvSpPr txBox="1"/>
                      <wps:spPr>
                        <a:xfrm>
                          <a:off x="0" y="0"/>
                          <a:ext cx="1205865" cy="211455"/>
                        </a:xfrm>
                        <a:prstGeom prst="rect">
                          <a:avLst/>
                        </a:prstGeom>
                        <a:solidFill>
                          <a:schemeClr val="lt1"/>
                        </a:solidFill>
                        <a:ln w="6350">
                          <a:noFill/>
                        </a:ln>
                      </wps:spPr>
                      <wps:txbx>
                        <w:txbxContent>
                          <w:p w14:paraId="5B3F5AD7" w14:textId="45B3D5F4" w:rsidR="001A5026" w:rsidRPr="00E06EF3" w:rsidRDefault="001A5026" w:rsidP="00E06EF3">
                            <w:pPr>
                              <w:rPr>
                                <w:sz w:val="13"/>
                                <w:szCs w:val="13"/>
                              </w:rPr>
                            </w:pPr>
                            <w:r w:rsidRPr="00032D9D">
                              <w:rPr>
                                <w:b/>
                                <w:bCs/>
                                <w:sz w:val="13"/>
                                <w:szCs w:val="13"/>
                              </w:rPr>
                              <w:t>Model_</w:t>
                            </w:r>
                            <w:proofErr w:type="gramStart"/>
                            <w:r w:rsidRPr="00032D9D">
                              <w:rPr>
                                <w:b/>
                                <w:bCs/>
                                <w:sz w:val="13"/>
                                <w:szCs w:val="13"/>
                              </w:rPr>
                              <w:t>C.train</w:t>
                            </w:r>
                            <w:proofErr w:type="gramEnd"/>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C091" id="Text Box 35" o:spid="_x0000_s1030" type="#_x0000_t202" style="position:absolute;left:0;text-align:left;margin-left:154.15pt;margin-top:14pt;width:94.95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" fillcolor="white [3201]" stroked="f" strokeweight=".5pt">
                <v:textbox>
                  <w:txbxContent>
                    <w:p w14:paraId="5B3F5AD7" w14:textId="45B3D5F4" w:rsidR="001A5026" w:rsidRPr="00E06EF3" w:rsidRDefault="001A5026" w:rsidP="00E06EF3">
                      <w:pPr>
                        <w:rPr>
                          <w:sz w:val="13"/>
                          <w:szCs w:val="13"/>
                        </w:rPr>
                      </w:pPr>
                      <w:r w:rsidRPr="00032D9D">
                        <w:rPr>
                          <w:b/>
                          <w:bCs/>
                          <w:sz w:val="13"/>
                          <w:szCs w:val="13"/>
                        </w:rPr>
                        <w:t>Model_</w:t>
                      </w:r>
                      <w:proofErr w:type="gramStart"/>
                      <w:r w:rsidRPr="00032D9D">
                        <w:rPr>
                          <w:b/>
                          <w:bCs/>
                          <w:sz w:val="13"/>
                          <w:szCs w:val="13"/>
                        </w:rPr>
                        <w:t>C.train</w:t>
                      </w:r>
                      <w:proofErr w:type="gramEnd"/>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3056" behindDoc="0" locked="0" layoutInCell="1" allowOverlap="1" wp14:anchorId="6B7554A4" wp14:editId="0FA81E45">
                <wp:simplePos x="0" y="0"/>
                <wp:positionH relativeFrom="column">
                  <wp:posOffset>891209</wp:posOffset>
                </wp:positionH>
                <wp:positionV relativeFrom="paragraph">
                  <wp:posOffset>171312</wp:posOffset>
                </wp:positionV>
                <wp:extent cx="1272208" cy="24511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72208" cy="245110"/>
                        </a:xfrm>
                        <a:prstGeom prst="rect">
                          <a:avLst/>
                        </a:prstGeom>
                        <a:solidFill>
                          <a:schemeClr val="lt1"/>
                        </a:solidFill>
                        <a:ln w="6350">
                          <a:noFill/>
                        </a:ln>
                      </wps:spPr>
                      <wps:txbx>
                        <w:txbxContent>
                          <w:p w14:paraId="5CE35AE3" w14:textId="007C0481" w:rsidR="001A5026" w:rsidRPr="00E06EF3" w:rsidRDefault="001A5026" w:rsidP="00E06EF3">
                            <w:pPr>
                              <w:rPr>
                                <w:sz w:val="13"/>
                                <w:szCs w:val="13"/>
                              </w:rPr>
                            </w:pPr>
                            <w:r w:rsidRPr="00032D9D">
                              <w:rPr>
                                <w:b/>
                                <w:bCs/>
                                <w:sz w:val="13"/>
                                <w:szCs w:val="13"/>
                              </w:rPr>
                              <w:t>Model_</w:t>
                            </w:r>
                            <w:proofErr w:type="gramStart"/>
                            <w:r w:rsidRPr="00032D9D">
                              <w:rPr>
                                <w:b/>
                                <w:bCs/>
                                <w:sz w:val="13"/>
                                <w:szCs w:val="13"/>
                              </w:rPr>
                              <w:t>B.train</w:t>
                            </w:r>
                            <w:proofErr w:type="gramEnd"/>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54A4" id="Text Box 34" o:spid="_x0000_s1031" type="#_x0000_t202" style="position:absolute;left:0;text-align:left;margin-left:70.15pt;margin-top:13.5pt;width:100.1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" fillcolor="white [3201]" stroked="f" strokeweight=".5pt">
                <v:textbox>
                  <w:txbxContent>
                    <w:p w14:paraId="5CE35AE3" w14:textId="007C0481" w:rsidR="001A5026" w:rsidRPr="00E06EF3" w:rsidRDefault="001A5026" w:rsidP="00E06EF3">
                      <w:pPr>
                        <w:rPr>
                          <w:sz w:val="13"/>
                          <w:szCs w:val="13"/>
                        </w:rPr>
                      </w:pPr>
                      <w:r w:rsidRPr="00032D9D">
                        <w:rPr>
                          <w:b/>
                          <w:bCs/>
                          <w:sz w:val="13"/>
                          <w:szCs w:val="13"/>
                        </w:rPr>
                        <w:t>Model_</w:t>
                      </w:r>
                      <w:proofErr w:type="gramStart"/>
                      <w:r w:rsidRPr="00032D9D">
                        <w:rPr>
                          <w:b/>
                          <w:bCs/>
                          <w:sz w:val="13"/>
                          <w:szCs w:val="13"/>
                        </w:rPr>
                        <w:t>B.train</w:t>
                      </w:r>
                      <w:proofErr w:type="gramEnd"/>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v:textbox>
              </v:shape>
            </w:pict>
          </mc:Fallback>
        </mc:AlternateContent>
      </w:r>
    </w:p>
    <w:p w14:paraId="1610AE2A" w14:textId="7A3D1D1C" w:rsidR="00E06EF3" w:rsidRDefault="00E06EF3" w:rsidP="00E06EF3">
      <w:pPr>
        <w:ind w:firstLine="720"/>
      </w:pPr>
      <w:r>
        <w:rPr>
          <w:noProof/>
        </w:rPr>
        <mc:AlternateContent>
          <mc:Choice Requires="wps">
            <w:drawing>
              <wp:anchor distT="0" distB="0" distL="114300" distR="114300" simplePos="0" relativeHeight="251707392" behindDoc="0" locked="0" layoutInCell="1" allowOverlap="1" wp14:anchorId="77C74F14" wp14:editId="3959218E">
                <wp:simplePos x="0" y="0"/>
                <wp:positionH relativeFrom="column">
                  <wp:posOffset>2436164</wp:posOffset>
                </wp:positionH>
                <wp:positionV relativeFrom="paragraph">
                  <wp:posOffset>161290</wp:posOffset>
                </wp:positionV>
                <wp:extent cx="0" cy="298173"/>
                <wp:effectExtent l="63500" t="0" r="50800" b="32385"/>
                <wp:wrapNone/>
                <wp:docPr id="41" name="Straight Arrow Connector 41"/>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E55CF" id="Straight Arrow Connector 41" o:spid="_x0000_s1026" type="#_x0000_t32" style="position:absolute;margin-left:191.8pt;margin-top:12.7pt;width:0;height:2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96F8E14" wp14:editId="1BFCAB3B">
                <wp:simplePos x="0" y="0"/>
                <wp:positionH relativeFrom="column">
                  <wp:posOffset>1404676</wp:posOffset>
                </wp:positionH>
                <wp:positionV relativeFrom="paragraph">
                  <wp:posOffset>161290</wp:posOffset>
                </wp:positionV>
                <wp:extent cx="0" cy="298173"/>
                <wp:effectExtent l="63500" t="0" r="50800" b="32385"/>
                <wp:wrapNone/>
                <wp:docPr id="40" name="Straight Arrow Connector 40"/>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0A4EE" id="Straight Arrow Connector 40" o:spid="_x0000_s1026" type="#_x0000_t32" style="position:absolute;margin-left:110.6pt;margin-top:12.7pt;width:0;height: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3C8400C" wp14:editId="415868DF">
                <wp:simplePos x="0" y="0"/>
                <wp:positionH relativeFrom="column">
                  <wp:posOffset>398476</wp:posOffset>
                </wp:positionH>
                <wp:positionV relativeFrom="paragraph">
                  <wp:posOffset>160600</wp:posOffset>
                </wp:positionV>
                <wp:extent cx="0" cy="298173"/>
                <wp:effectExtent l="63500" t="0" r="50800" b="32385"/>
                <wp:wrapNone/>
                <wp:docPr id="37" name="Straight Arrow Connector 37"/>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6DD1E" id="Straight Arrow Connector 37" o:spid="_x0000_s1026" type="#_x0000_t32" style="position:absolute;margin-left:31.4pt;margin-top:12.65pt;width:0;height: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" strokecolor="#4472c4 [3204]" strokeweight=".5pt">
                <v:stroke endarrow="block" joinstyle="miter"/>
              </v:shape>
            </w:pict>
          </mc:Fallback>
        </mc:AlternateContent>
      </w:r>
    </w:p>
    <w:p w14:paraId="18F63A95" w14:textId="0D736214" w:rsidR="00E06EF3" w:rsidRPr="00D533B5" w:rsidRDefault="00E06EF3" w:rsidP="00E06EF3"/>
    <w:p w14:paraId="393217E2" w14:textId="306AE9C9" w:rsidR="00E06EF3" w:rsidRPr="00D533B5" w:rsidRDefault="00E06EF3" w:rsidP="00E06EF3">
      <w:r>
        <w:rPr>
          <w:noProof/>
        </w:rPr>
        <mc:AlternateContent>
          <mc:Choice Requires="wps">
            <w:drawing>
              <wp:anchor distT="0" distB="0" distL="114300" distR="114300" simplePos="0" relativeHeight="251703296" behindDoc="0" locked="0" layoutInCell="1" allowOverlap="1" wp14:anchorId="074BE4FE" wp14:editId="21F7A4F6">
                <wp:simplePos x="0" y="0"/>
                <wp:positionH relativeFrom="column">
                  <wp:posOffset>2023911</wp:posOffset>
                </wp:positionH>
                <wp:positionV relativeFrom="paragraph">
                  <wp:posOffset>147955</wp:posOffset>
                </wp:positionV>
                <wp:extent cx="864870" cy="32385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E4FE" id="Rectangle 39" o:spid="_x0000_s1032" style="position:absolute;left:0;text-align:left;margin-left:159.35pt;margin-top:11.65pt;width:68.1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" fillcolor="#4472c4 [3204]" strokecolor="#1f3763 [1604]" strokeweight="1pt">
                <v:textbo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31CC422" wp14:editId="4A099C61">
                <wp:simplePos x="0" y="0"/>
                <wp:positionH relativeFrom="column">
                  <wp:posOffset>983836</wp:posOffset>
                </wp:positionH>
                <wp:positionV relativeFrom="paragraph">
                  <wp:posOffset>148728</wp:posOffset>
                </wp:positionV>
                <wp:extent cx="864870" cy="323850"/>
                <wp:effectExtent l="0" t="0" r="11430" b="19050"/>
                <wp:wrapNone/>
                <wp:docPr id="38" name="Rectangle 38"/>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CC422" id="Rectangle 38" o:spid="_x0000_s1033" style="position:absolute;left:0;text-align:left;margin-left:77.45pt;margin-top:11.7pt;width:68.1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" fillcolor="#4472c4 [3204]" strokecolor="#1f3763 [1604]" strokeweight="1pt">
                <v:textbo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3FF313D" wp14:editId="30983942">
                <wp:simplePos x="0" y="0"/>
                <wp:positionH relativeFrom="column">
                  <wp:posOffset>-29845</wp:posOffset>
                </wp:positionH>
                <wp:positionV relativeFrom="paragraph">
                  <wp:posOffset>147238</wp:posOffset>
                </wp:positionV>
                <wp:extent cx="864870" cy="32385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F313D" id="Rectangle 33" o:spid="_x0000_s1034" style="position:absolute;left:0;text-align:left;margin-left:-2.35pt;margin-top:11.6pt;width:68.1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" fillcolor="#4472c4 [3204]" strokecolor="#1f3763 [1604]" strokeweight="1pt">
                <v:textbo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v:textbox>
              </v:rect>
            </w:pict>
          </mc:Fallback>
        </mc:AlternateContent>
      </w:r>
    </w:p>
    <w:p w14:paraId="51CB03F4" w14:textId="32AC5BF2" w:rsidR="00E06EF3" w:rsidRPr="00D533B5" w:rsidRDefault="00E06EF3" w:rsidP="00E06EF3"/>
    <w:p w14:paraId="74639316" w14:textId="3A155217" w:rsidR="00E06EF3" w:rsidRPr="00D533B5" w:rsidRDefault="00E06EF3" w:rsidP="00E06EF3"/>
    <w:p w14:paraId="2B0E9EF7" w14:textId="08AD9CCD" w:rsidR="00E06EF3" w:rsidRPr="00D533B5" w:rsidRDefault="00E06EF3" w:rsidP="00E06EF3">
      <w:r>
        <w:rPr>
          <w:noProof/>
        </w:rPr>
        <mc:AlternateContent>
          <mc:Choice Requires="wps">
            <w:drawing>
              <wp:anchor distT="0" distB="0" distL="114300" distR="114300" simplePos="0" relativeHeight="251709440" behindDoc="0" locked="0" layoutInCell="1" allowOverlap="1" wp14:anchorId="4CDE3281" wp14:editId="4C8B347E">
                <wp:simplePos x="0" y="0"/>
                <wp:positionH relativeFrom="column">
                  <wp:posOffset>2438924</wp:posOffset>
                </wp:positionH>
                <wp:positionV relativeFrom="paragraph">
                  <wp:posOffset>5080</wp:posOffset>
                </wp:positionV>
                <wp:extent cx="0" cy="298173"/>
                <wp:effectExtent l="63500" t="0" r="50800" b="32385"/>
                <wp:wrapNone/>
                <wp:docPr id="42" name="Straight Arrow Connector 42"/>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5A0F6" id="Straight Arrow Connector 42" o:spid="_x0000_s1026" type="#_x0000_t32" style="position:absolute;margin-left:192.05pt;margin-top:.4pt;width:0;height:2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6B1960" wp14:editId="46C4CF0E">
                <wp:simplePos x="0" y="0"/>
                <wp:positionH relativeFrom="column">
                  <wp:posOffset>1404593</wp:posOffset>
                </wp:positionH>
                <wp:positionV relativeFrom="paragraph">
                  <wp:posOffset>5466</wp:posOffset>
                </wp:positionV>
                <wp:extent cx="0" cy="297815"/>
                <wp:effectExtent l="63500" t="0" r="50800" b="32385"/>
                <wp:wrapNone/>
                <wp:docPr id="19" name="Straight Arrow Connector 19"/>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F027D" id="Straight Arrow Connector 19" o:spid="_x0000_s1026" type="#_x0000_t32" style="position:absolute;margin-left:110.6pt;margin-top:.45pt;width:0;height:2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2BB85C6" wp14:editId="765486E2">
                <wp:simplePos x="0" y="0"/>
                <wp:positionH relativeFrom="column">
                  <wp:posOffset>394666</wp:posOffset>
                </wp:positionH>
                <wp:positionV relativeFrom="paragraph">
                  <wp:posOffset>3175</wp:posOffset>
                </wp:positionV>
                <wp:extent cx="0" cy="297815"/>
                <wp:effectExtent l="63500" t="0" r="50800" b="32385"/>
                <wp:wrapNone/>
                <wp:docPr id="16" name="Straight Arrow Connector 16"/>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8BC62" id="Straight Arrow Connector 16" o:spid="_x0000_s1026" type="#_x0000_t32" style="position:absolute;margin-left:31.1pt;margin-top:.25pt;width:0;height:2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hm0gEAAAEEAAAOAAAAZHJzL2Uyb0RvYy54bWysU9uO0zAQfUfiHyy/07SVWJa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" strokecolor="#4472c4 [3204]" strokeweight=".5pt">
                <v:stroke endarrow="block" joinstyle="miter"/>
              </v:shape>
            </w:pict>
          </mc:Fallback>
        </mc:AlternateContent>
      </w:r>
    </w:p>
    <w:p w14:paraId="4F690C45" w14:textId="72346D23" w:rsidR="00032D9D" w:rsidRDefault="00883B2E" w:rsidP="00E06EF3">
      <w:r>
        <w:rPr>
          <w:noProof/>
        </w:rPr>
        <mc:AlternateContent>
          <mc:Choice Requires="wps">
            <w:drawing>
              <wp:anchor distT="0" distB="0" distL="114300" distR="114300" simplePos="0" relativeHeight="251719680" behindDoc="0" locked="0" layoutInCell="1" allowOverlap="1" wp14:anchorId="7EBDC231" wp14:editId="719975B3">
                <wp:simplePos x="0" y="0"/>
                <wp:positionH relativeFrom="column">
                  <wp:posOffset>2091717</wp:posOffset>
                </wp:positionH>
                <wp:positionV relativeFrom="paragraph">
                  <wp:posOffset>152123</wp:posOffset>
                </wp:positionV>
                <wp:extent cx="1252331" cy="211455"/>
                <wp:effectExtent l="0" t="0" r="5080" b="4445"/>
                <wp:wrapNone/>
                <wp:docPr id="51" name="Text Box 51"/>
                <wp:cNvGraphicFramePr/>
                <a:graphic xmlns:a="http://schemas.openxmlformats.org/drawingml/2006/main">
                  <a:graphicData uri="http://schemas.microsoft.com/office/word/2010/wordprocessingShape">
                    <wps:wsp>
                      <wps:cNvSpPr txBox="1"/>
                      <wps:spPr>
                        <a:xfrm>
                          <a:off x="0" y="0"/>
                          <a:ext cx="1252331" cy="211455"/>
                        </a:xfrm>
                        <a:prstGeom prst="rect">
                          <a:avLst/>
                        </a:prstGeom>
                        <a:solidFill>
                          <a:schemeClr val="lt1"/>
                        </a:solidFill>
                        <a:ln w="6350">
                          <a:noFill/>
                        </a:ln>
                      </wps:spPr>
                      <wps:txbx>
                        <w:txbxContent>
                          <w:p w14:paraId="4B49296C" w14:textId="3860433D" w:rsidR="001A5026" w:rsidRPr="00E06EF3" w:rsidRDefault="001A5026" w:rsidP="00EF5084">
                            <w:pPr>
                              <w:rPr>
                                <w:sz w:val="13"/>
                                <w:szCs w:val="13"/>
                              </w:rPr>
                            </w:pPr>
                            <w:r w:rsidRPr="00032D9D">
                              <w:rPr>
                                <w:b/>
                                <w:bCs/>
                                <w:sz w:val="13"/>
                                <w:szCs w:val="13"/>
                              </w:rPr>
                              <w:t>Model_</w:t>
                            </w:r>
                            <w:proofErr w:type="gramStart"/>
                            <w:r w:rsidRPr="00032D9D">
                              <w:rPr>
                                <w:b/>
                                <w:bCs/>
                                <w:sz w:val="13"/>
                                <w:szCs w:val="13"/>
                              </w:rPr>
                              <w:t>C.</w:t>
                            </w:r>
                            <w:r>
                              <w:rPr>
                                <w:b/>
                                <w:bCs/>
                                <w:sz w:val="13"/>
                                <w:szCs w:val="13"/>
                              </w:rPr>
                              <w:t>eval</w:t>
                            </w:r>
                            <w:proofErr w:type="gramEnd"/>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C231" id="Text Box 51" o:spid="_x0000_s1035" type="#_x0000_t202" style="position:absolute;left:0;text-align:left;margin-left:164.7pt;margin-top:12pt;width:98.6pt;height:1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" fillcolor="white [3201]" stroked="f" strokeweight=".5pt">
                <v:textbox>
                  <w:txbxContent>
                    <w:p w14:paraId="4B49296C" w14:textId="3860433D" w:rsidR="001A5026" w:rsidRPr="00E06EF3" w:rsidRDefault="001A5026" w:rsidP="00EF5084">
                      <w:pPr>
                        <w:rPr>
                          <w:sz w:val="13"/>
                          <w:szCs w:val="13"/>
                        </w:rPr>
                      </w:pPr>
                      <w:r w:rsidRPr="00032D9D">
                        <w:rPr>
                          <w:b/>
                          <w:bCs/>
                          <w:sz w:val="13"/>
                          <w:szCs w:val="13"/>
                        </w:rPr>
                        <w:t>Model_</w:t>
                      </w:r>
                      <w:proofErr w:type="gramStart"/>
                      <w:r w:rsidRPr="00032D9D">
                        <w:rPr>
                          <w:b/>
                          <w:bCs/>
                          <w:sz w:val="13"/>
                          <w:szCs w:val="13"/>
                        </w:rPr>
                        <w:t>C.</w:t>
                      </w:r>
                      <w:r>
                        <w:rPr>
                          <w:b/>
                          <w:bCs/>
                          <w:sz w:val="13"/>
                          <w:szCs w:val="13"/>
                        </w:rPr>
                        <w:t>eval</w:t>
                      </w:r>
                      <w:proofErr w:type="gramEnd"/>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6DF9C43" wp14:editId="692F494D">
                <wp:simplePos x="0" y="0"/>
                <wp:positionH relativeFrom="column">
                  <wp:posOffset>890270</wp:posOffset>
                </wp:positionH>
                <wp:positionV relativeFrom="paragraph">
                  <wp:posOffset>139700</wp:posOffset>
                </wp:positionV>
                <wp:extent cx="1292087" cy="211455"/>
                <wp:effectExtent l="0" t="0" r="3810" b="4445"/>
                <wp:wrapNone/>
                <wp:docPr id="55" name="Text Box 55"/>
                <wp:cNvGraphicFramePr/>
                <a:graphic xmlns:a="http://schemas.openxmlformats.org/drawingml/2006/main">
                  <a:graphicData uri="http://schemas.microsoft.com/office/word/2010/wordprocessingShape">
                    <wps:wsp>
                      <wps:cNvSpPr txBox="1"/>
                      <wps:spPr>
                        <a:xfrm>
                          <a:off x="0" y="0"/>
                          <a:ext cx="1292087" cy="211455"/>
                        </a:xfrm>
                        <a:prstGeom prst="rect">
                          <a:avLst/>
                        </a:prstGeom>
                        <a:solidFill>
                          <a:schemeClr val="lt1"/>
                        </a:solidFill>
                        <a:ln w="6350">
                          <a:noFill/>
                        </a:ln>
                      </wps:spPr>
                      <wps:txbx>
                        <w:txbxContent>
                          <w:p w14:paraId="4CB6AFAB" w14:textId="1005A155" w:rsidR="001A5026" w:rsidRPr="00E06EF3" w:rsidRDefault="001A5026" w:rsidP="00EF5084">
                            <w:pPr>
                              <w:rPr>
                                <w:sz w:val="13"/>
                                <w:szCs w:val="13"/>
                              </w:rPr>
                            </w:pPr>
                            <w:r w:rsidRPr="00032D9D">
                              <w:rPr>
                                <w:b/>
                                <w:bCs/>
                                <w:sz w:val="13"/>
                                <w:szCs w:val="13"/>
                              </w:rPr>
                              <w:t>Model_</w:t>
                            </w:r>
                            <w:proofErr w:type="gramStart"/>
                            <w:r>
                              <w:rPr>
                                <w:b/>
                                <w:bCs/>
                                <w:sz w:val="13"/>
                                <w:szCs w:val="13"/>
                              </w:rPr>
                              <w:t>B</w:t>
                            </w:r>
                            <w:r w:rsidRPr="00032D9D">
                              <w:rPr>
                                <w:b/>
                                <w:bCs/>
                                <w:sz w:val="13"/>
                                <w:szCs w:val="13"/>
                              </w:rPr>
                              <w:t>.</w:t>
                            </w:r>
                            <w:r>
                              <w:rPr>
                                <w:b/>
                                <w:bCs/>
                                <w:sz w:val="13"/>
                                <w:szCs w:val="13"/>
                              </w:rPr>
                              <w:t>eval</w:t>
                            </w:r>
                            <w:proofErr w:type="gramEnd"/>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9C43" id="Text Box 55" o:spid="_x0000_s1036" type="#_x0000_t202" style="position:absolute;left:0;text-align:left;margin-left:70.1pt;margin-top:11pt;width:101.75pt;height:1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" fillcolor="white [3201]" stroked="f" strokeweight=".5pt">
                <v:textbox>
                  <w:txbxContent>
                    <w:p w14:paraId="4CB6AFAB" w14:textId="1005A155" w:rsidR="001A5026" w:rsidRPr="00E06EF3" w:rsidRDefault="001A5026" w:rsidP="00EF5084">
                      <w:pPr>
                        <w:rPr>
                          <w:sz w:val="13"/>
                          <w:szCs w:val="13"/>
                        </w:rPr>
                      </w:pPr>
                      <w:r w:rsidRPr="00032D9D">
                        <w:rPr>
                          <w:b/>
                          <w:bCs/>
                          <w:sz w:val="13"/>
                          <w:szCs w:val="13"/>
                        </w:rPr>
                        <w:t>Model_</w:t>
                      </w:r>
                      <w:proofErr w:type="gramStart"/>
                      <w:r>
                        <w:rPr>
                          <w:b/>
                          <w:bCs/>
                          <w:sz w:val="13"/>
                          <w:szCs w:val="13"/>
                        </w:rPr>
                        <w:t>B</w:t>
                      </w:r>
                      <w:r w:rsidRPr="00032D9D">
                        <w:rPr>
                          <w:b/>
                          <w:bCs/>
                          <w:sz w:val="13"/>
                          <w:szCs w:val="13"/>
                        </w:rPr>
                        <w:t>.</w:t>
                      </w:r>
                      <w:r>
                        <w:rPr>
                          <w:b/>
                          <w:bCs/>
                          <w:sz w:val="13"/>
                          <w:szCs w:val="13"/>
                        </w:rPr>
                        <w:t>eval</w:t>
                      </w:r>
                      <w:proofErr w:type="gramEnd"/>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A61B5A6" wp14:editId="2115F18C">
                <wp:simplePos x="0" y="0"/>
                <wp:positionH relativeFrom="column">
                  <wp:posOffset>-246988</wp:posOffset>
                </wp:positionH>
                <wp:positionV relativeFrom="paragraph">
                  <wp:posOffset>132411</wp:posOffset>
                </wp:positionV>
                <wp:extent cx="1311965" cy="2323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11965" cy="232300"/>
                        </a:xfrm>
                        <a:prstGeom prst="rect">
                          <a:avLst/>
                        </a:prstGeom>
                        <a:solidFill>
                          <a:schemeClr val="lt1"/>
                        </a:solidFill>
                        <a:ln w="6350">
                          <a:noFill/>
                        </a:ln>
                      </wps:spPr>
                      <wps:txbx>
                        <w:txbxContent>
                          <w:p w14:paraId="51961566" w14:textId="338FA536" w:rsidR="001A5026" w:rsidRPr="00E06EF3" w:rsidRDefault="001A5026" w:rsidP="00EF5084">
                            <w:pPr>
                              <w:rPr>
                                <w:sz w:val="13"/>
                                <w:szCs w:val="13"/>
                              </w:rPr>
                            </w:pPr>
                            <w:r w:rsidRPr="00032D9D">
                              <w:rPr>
                                <w:b/>
                                <w:bCs/>
                                <w:sz w:val="13"/>
                                <w:szCs w:val="13"/>
                              </w:rPr>
                              <w:t>Model_</w:t>
                            </w:r>
                            <w:proofErr w:type="gramStart"/>
                            <w:r>
                              <w:rPr>
                                <w:b/>
                                <w:bCs/>
                                <w:sz w:val="13"/>
                                <w:szCs w:val="13"/>
                              </w:rPr>
                              <w:t>A.eval</w:t>
                            </w:r>
                            <w:proofErr w:type="gramEnd"/>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B5A6" id="Text Box 53" o:spid="_x0000_s1037" type="#_x0000_t202" style="position:absolute;left:0;text-align:left;margin-left:-19.45pt;margin-top:10.45pt;width:103.3pt;height:1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" fillcolor="white [3201]" stroked="f" strokeweight=".5pt">
                <v:textbox>
                  <w:txbxContent>
                    <w:p w14:paraId="51961566" w14:textId="338FA536" w:rsidR="001A5026" w:rsidRPr="00E06EF3" w:rsidRDefault="001A5026" w:rsidP="00EF5084">
                      <w:pPr>
                        <w:rPr>
                          <w:sz w:val="13"/>
                          <w:szCs w:val="13"/>
                        </w:rPr>
                      </w:pPr>
                      <w:r w:rsidRPr="00032D9D">
                        <w:rPr>
                          <w:b/>
                          <w:bCs/>
                          <w:sz w:val="13"/>
                          <w:szCs w:val="13"/>
                        </w:rPr>
                        <w:t>Model_</w:t>
                      </w:r>
                      <w:proofErr w:type="gramStart"/>
                      <w:r>
                        <w:rPr>
                          <w:b/>
                          <w:bCs/>
                          <w:sz w:val="13"/>
                          <w:szCs w:val="13"/>
                        </w:rPr>
                        <w:t>A.eval</w:t>
                      </w:r>
                      <w:proofErr w:type="gramEnd"/>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v:textbox>
              </v:shape>
            </w:pict>
          </mc:Fallback>
        </mc:AlternateContent>
      </w:r>
    </w:p>
    <w:p w14:paraId="5CB85A86" w14:textId="07B65807" w:rsidR="00E06EF3" w:rsidRPr="00032D9D" w:rsidRDefault="00E06EF3" w:rsidP="00E06EF3">
      <w:pPr>
        <w:rPr>
          <w:b/>
          <w:bCs/>
          <w:sz w:val="11"/>
          <w:szCs w:val="11"/>
        </w:rPr>
      </w:pPr>
      <w:r w:rsidRPr="00032D9D">
        <w:rPr>
          <w:b/>
          <w:bCs/>
          <w:sz w:val="11"/>
          <w:szCs w:val="11"/>
        </w:rPr>
        <w:t>Model_</w:t>
      </w:r>
      <w:proofErr w:type="gramStart"/>
      <w:r w:rsidRPr="00032D9D">
        <w:rPr>
          <w:b/>
          <w:bCs/>
          <w:sz w:val="11"/>
          <w:szCs w:val="11"/>
        </w:rPr>
        <w:t>B.eval</w:t>
      </w:r>
      <w:proofErr w:type="gramEnd"/>
      <w:r w:rsidRPr="00032D9D">
        <w:rPr>
          <w:b/>
          <w:bCs/>
          <w:sz w:val="11"/>
          <w:szCs w:val="11"/>
        </w:rPr>
        <w:t>(</w:t>
      </w:r>
      <w:r w:rsidRPr="00032D9D">
        <w:rPr>
          <w:b/>
          <w:bCs/>
          <w:color w:val="C00000"/>
          <w:sz w:val="11"/>
          <w:szCs w:val="11"/>
        </w:rPr>
        <w:t>val</w:t>
      </w:r>
      <w:r w:rsidR="00032D9D" w:rsidRPr="00032D9D">
        <w:rPr>
          <w:b/>
          <w:bCs/>
          <w:color w:val="C00000"/>
          <w:sz w:val="11"/>
          <w:szCs w:val="11"/>
        </w:rPr>
        <w:t>idation</w:t>
      </w:r>
      <w:r w:rsidRPr="00032D9D">
        <w:rPr>
          <w:b/>
          <w:bCs/>
          <w:color w:val="C00000"/>
          <w:sz w:val="11"/>
          <w:szCs w:val="11"/>
        </w:rPr>
        <w:t>_set</w:t>
      </w:r>
      <w:r w:rsidRPr="00032D9D">
        <w:rPr>
          <w:b/>
          <w:bCs/>
          <w:sz w:val="11"/>
          <w:szCs w:val="11"/>
        </w:rPr>
        <w:t xml:space="preserve">)     </w:t>
      </w:r>
    </w:p>
    <w:p w14:paraId="27759EB9" w14:textId="6304D520" w:rsidR="00E06EF3" w:rsidRPr="00D533B5" w:rsidRDefault="00032D9D" w:rsidP="00E06EF3">
      <w:r>
        <w:rPr>
          <w:noProof/>
        </w:rPr>
        <mc:AlternateContent>
          <mc:Choice Requires="wps">
            <w:drawing>
              <wp:anchor distT="0" distB="0" distL="114300" distR="114300" simplePos="0" relativeHeight="251715584" behindDoc="0" locked="0" layoutInCell="1" allowOverlap="1" wp14:anchorId="11FC48CC" wp14:editId="4B71251C">
                <wp:simplePos x="0" y="0"/>
                <wp:positionH relativeFrom="column">
                  <wp:posOffset>2438400</wp:posOffset>
                </wp:positionH>
                <wp:positionV relativeFrom="paragraph">
                  <wp:posOffset>32606</wp:posOffset>
                </wp:positionV>
                <wp:extent cx="0" cy="298173"/>
                <wp:effectExtent l="63500" t="0" r="50800" b="32385"/>
                <wp:wrapNone/>
                <wp:docPr id="46" name="Straight Arrow Connector 4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CD3E2" id="Straight Arrow Connector 46" o:spid="_x0000_s1026" type="#_x0000_t32" style="position:absolute;margin-left:192pt;margin-top:2.55pt;width:0;height:2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321A65F" wp14:editId="5E0E37A4">
                <wp:simplePos x="0" y="0"/>
                <wp:positionH relativeFrom="column">
                  <wp:posOffset>1404952</wp:posOffset>
                </wp:positionH>
                <wp:positionV relativeFrom="paragraph">
                  <wp:posOffset>33020</wp:posOffset>
                </wp:positionV>
                <wp:extent cx="0" cy="297815"/>
                <wp:effectExtent l="63500" t="0" r="50800" b="32385"/>
                <wp:wrapNone/>
                <wp:docPr id="43" name="Straight Arrow Connector 43"/>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3FCD8" id="Straight Arrow Connector 43" o:spid="_x0000_s1026" type="#_x0000_t32" style="position:absolute;margin-left:110.65pt;margin-top:2.6pt;width:0;height:2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20CB8C9" wp14:editId="3565970F">
                <wp:simplePos x="0" y="0"/>
                <wp:positionH relativeFrom="column">
                  <wp:posOffset>391160</wp:posOffset>
                </wp:positionH>
                <wp:positionV relativeFrom="paragraph">
                  <wp:posOffset>35891</wp:posOffset>
                </wp:positionV>
                <wp:extent cx="0" cy="297815"/>
                <wp:effectExtent l="63500" t="0" r="50800" b="32385"/>
                <wp:wrapNone/>
                <wp:docPr id="20" name="Straight Arrow Connector 20"/>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48637" id="Straight Arrow Connector 20" o:spid="_x0000_s1026" type="#_x0000_t32" style="position:absolute;margin-left:30.8pt;margin-top:2.85pt;width:0;height:2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" strokecolor="#4472c4 [3204]" strokeweight=".5pt">
                <v:stroke endarrow="block" joinstyle="miter"/>
              </v:shape>
            </w:pict>
          </mc:Fallback>
        </mc:AlternateContent>
      </w:r>
    </w:p>
    <w:p w14:paraId="6656E317" w14:textId="4E63A252" w:rsidR="00E06EF3" w:rsidRPr="00D533B5" w:rsidRDefault="00E06EF3" w:rsidP="00E06EF3"/>
    <w:p w14:paraId="2E52D8ED" w14:textId="4836331C" w:rsidR="00E06EF3" w:rsidRDefault="00032D9D" w:rsidP="00E06EF3">
      <w:pPr>
        <w:rPr>
          <w:sz w:val="16"/>
          <w:szCs w:val="16"/>
        </w:rPr>
      </w:pPr>
      <w:r>
        <w:rPr>
          <w:noProof/>
        </w:rPr>
        <mc:AlternateContent>
          <mc:Choice Requires="wps">
            <w:drawing>
              <wp:anchor distT="0" distB="0" distL="114300" distR="114300" simplePos="0" relativeHeight="251681792" behindDoc="0" locked="0" layoutInCell="1" allowOverlap="1" wp14:anchorId="2253F581" wp14:editId="66C2BDBD">
                <wp:simplePos x="0" y="0"/>
                <wp:positionH relativeFrom="column">
                  <wp:posOffset>1404841</wp:posOffset>
                </wp:positionH>
                <wp:positionV relativeFrom="paragraph">
                  <wp:posOffset>106045</wp:posOffset>
                </wp:positionV>
                <wp:extent cx="985630" cy="297290"/>
                <wp:effectExtent l="25400" t="0" r="17780" b="45720"/>
                <wp:wrapNone/>
                <wp:docPr id="23" name="Straight Arrow Connector 23"/>
                <wp:cNvGraphicFramePr/>
                <a:graphic xmlns:a="http://schemas.openxmlformats.org/drawingml/2006/main">
                  <a:graphicData uri="http://schemas.microsoft.com/office/word/2010/wordprocessingShape">
                    <wps:wsp>
                      <wps:cNvCnPr/>
                      <wps:spPr>
                        <a:xfrm flipH="1">
                          <a:off x="0" y="0"/>
                          <a:ext cx="985630" cy="2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30CD6" id="Straight Arrow Connector 23" o:spid="_x0000_s1026" type="#_x0000_t32" style="position:absolute;margin-left:110.6pt;margin-top:8.35pt;width:77.6pt;height:2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6C12306" wp14:editId="03E4A5AA">
                <wp:simplePos x="0" y="0"/>
                <wp:positionH relativeFrom="column">
                  <wp:posOffset>1405255</wp:posOffset>
                </wp:positionH>
                <wp:positionV relativeFrom="paragraph">
                  <wp:posOffset>105962</wp:posOffset>
                </wp:positionV>
                <wp:extent cx="0" cy="297815"/>
                <wp:effectExtent l="63500" t="0" r="50800" b="32385"/>
                <wp:wrapNone/>
                <wp:docPr id="45" name="Straight Arrow Connector 45"/>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33EFC" id="Straight Arrow Connector 45" o:spid="_x0000_s1026" type="#_x0000_t32" style="position:absolute;margin-left:110.65pt;margin-top:8.35pt;width:0;height:23.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2209B9E" wp14:editId="3DDB8F1C">
                <wp:simplePos x="0" y="0"/>
                <wp:positionH relativeFrom="column">
                  <wp:posOffset>400878</wp:posOffset>
                </wp:positionH>
                <wp:positionV relativeFrom="paragraph">
                  <wp:posOffset>138982</wp:posOffset>
                </wp:positionV>
                <wp:extent cx="1004405" cy="265044"/>
                <wp:effectExtent l="0" t="0" r="37465" b="52705"/>
                <wp:wrapNone/>
                <wp:docPr id="22" name="Straight Arrow Connector 22"/>
                <wp:cNvGraphicFramePr/>
                <a:graphic xmlns:a="http://schemas.openxmlformats.org/drawingml/2006/main">
                  <a:graphicData uri="http://schemas.microsoft.com/office/word/2010/wordprocessingShape">
                    <wps:wsp>
                      <wps:cNvCnPr/>
                      <wps:spPr>
                        <a:xfrm>
                          <a:off x="0" y="0"/>
                          <a:ext cx="1004405" cy="26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827DB" id="Straight Arrow Connector 22" o:spid="_x0000_s1026" type="#_x0000_t32" style="position:absolute;margin-left:31.55pt;margin-top:10.95pt;width:79.1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" strokecolor="#4472c4 [3204]" strokeweight=".5pt">
                <v:stroke endarrow="block" joinstyle="miter"/>
              </v:shape>
            </w:pict>
          </mc:Fallback>
        </mc:AlternateContent>
      </w:r>
      <w:r>
        <w:rPr>
          <w:sz w:val="13"/>
          <w:szCs w:val="13"/>
        </w:rPr>
        <w:t xml:space="preserve">      </w:t>
      </w:r>
      <w:proofErr w:type="gramStart"/>
      <w:r w:rsidRPr="00EF5084">
        <w:rPr>
          <w:b/>
          <w:bCs/>
          <w:sz w:val="13"/>
          <w:szCs w:val="13"/>
        </w:rPr>
        <w:t>Accuracy  &lt;</w:t>
      </w:r>
      <w:proofErr w:type="gramEnd"/>
      <w:r w:rsidRPr="00EF5084">
        <w:rPr>
          <w:b/>
          <w:bCs/>
          <w:sz w:val="13"/>
          <w:szCs w:val="13"/>
        </w:rPr>
        <w:t xml:space="preserve"> </w:t>
      </w:r>
      <w:r w:rsidR="001B1448">
        <w:rPr>
          <w:b/>
          <w:bCs/>
          <w:sz w:val="13"/>
          <w:szCs w:val="13"/>
        </w:rPr>
        <w:t>90</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&gt;</w:t>
      </w:r>
      <w:r w:rsidRPr="00EF5084">
        <w:rPr>
          <w:b/>
          <w:bCs/>
          <w:sz w:val="13"/>
          <w:szCs w:val="13"/>
        </w:rPr>
        <w:t xml:space="preserve"> 9</w:t>
      </w:r>
      <w:r w:rsidR="001B1448">
        <w:rPr>
          <w:b/>
          <w:bCs/>
          <w:sz w:val="13"/>
          <w:szCs w:val="13"/>
        </w:rPr>
        <w:t>5</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 xml:space="preserve">&lt; </w:t>
      </w:r>
      <w:r w:rsidRPr="00EF5084">
        <w:rPr>
          <w:b/>
          <w:bCs/>
          <w:sz w:val="13"/>
          <w:szCs w:val="13"/>
        </w:rPr>
        <w:t>9</w:t>
      </w:r>
      <w:r w:rsidR="001B1448">
        <w:rPr>
          <w:b/>
          <w:bCs/>
          <w:sz w:val="13"/>
          <w:szCs w:val="13"/>
        </w:rPr>
        <w:t>5</w:t>
      </w:r>
      <w:r w:rsidRPr="00EF5084">
        <w:rPr>
          <w:b/>
          <w:bCs/>
          <w:sz w:val="13"/>
          <w:szCs w:val="13"/>
        </w:rPr>
        <w:t>%</w:t>
      </w:r>
      <w:r w:rsidRPr="00EF5084">
        <w:rPr>
          <w:b/>
          <w:bCs/>
          <w:sz w:val="16"/>
          <w:szCs w:val="16"/>
        </w:rPr>
        <w:t xml:space="preserve">                                                                                                                  </w:t>
      </w:r>
    </w:p>
    <w:p w14:paraId="56FDAD6C" w14:textId="5BF2ADB2" w:rsidR="00E06EF3" w:rsidRDefault="00E06EF3" w:rsidP="00E06EF3">
      <w:pPr>
        <w:ind w:firstLine="720"/>
        <w:rPr>
          <w:sz w:val="16"/>
          <w:szCs w:val="16"/>
        </w:rPr>
      </w:pPr>
      <w:r>
        <w:rPr>
          <w:sz w:val="16"/>
          <w:szCs w:val="16"/>
        </w:rPr>
        <w:t xml:space="preserve">  </w:t>
      </w:r>
    </w:p>
    <w:p w14:paraId="5CF2F661" w14:textId="0405AC0E" w:rsidR="00E06EF3" w:rsidRPr="00D533B5" w:rsidRDefault="00E06EF3" w:rsidP="00E06EF3">
      <w:pPr>
        <w:rPr>
          <w:sz w:val="16"/>
          <w:szCs w:val="16"/>
        </w:rPr>
      </w:pPr>
    </w:p>
    <w:p w14:paraId="53B88235" w14:textId="57F5F0B2" w:rsidR="00E06EF3" w:rsidRPr="00EF5084" w:rsidRDefault="00032D9D" w:rsidP="00E06EF3">
      <w:pPr>
        <w:tabs>
          <w:tab w:val="left" w:pos="2327"/>
        </w:tabs>
        <w:rPr>
          <w:b/>
          <w:bCs/>
          <w:sz w:val="13"/>
          <w:szCs w:val="13"/>
        </w:rPr>
      </w:pPr>
      <w:r>
        <w:rPr>
          <w:noProof/>
          <w:sz w:val="16"/>
          <w:szCs w:val="16"/>
        </w:rPr>
        <mc:AlternateContent>
          <mc:Choice Requires="wps">
            <w:drawing>
              <wp:anchor distT="0" distB="0" distL="114300" distR="114300" simplePos="0" relativeHeight="251716608" behindDoc="0" locked="0" layoutInCell="1" allowOverlap="1" wp14:anchorId="36A36D1D" wp14:editId="5FF3C7DF">
                <wp:simplePos x="0" y="0"/>
                <wp:positionH relativeFrom="column">
                  <wp:posOffset>1406939</wp:posOffset>
                </wp:positionH>
                <wp:positionV relativeFrom="paragraph">
                  <wp:posOffset>114410</wp:posOffset>
                </wp:positionV>
                <wp:extent cx="0" cy="172279"/>
                <wp:effectExtent l="63500" t="0" r="38100" b="31115"/>
                <wp:wrapNone/>
                <wp:docPr id="48" name="Straight Arrow Connector 48"/>
                <wp:cNvGraphicFramePr/>
                <a:graphic xmlns:a="http://schemas.openxmlformats.org/drawingml/2006/main">
                  <a:graphicData uri="http://schemas.microsoft.com/office/word/2010/wordprocessingShape">
                    <wps:wsp>
                      <wps:cNvCnPr/>
                      <wps:spPr>
                        <a:xfrm>
                          <a:off x="0" y="0"/>
                          <a:ext cx="0" cy="172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5DCE9" id="Straight Arrow Connector 48" o:spid="_x0000_s1026" type="#_x0000_t32" style="position:absolute;margin-left:110.8pt;margin-top:9pt;width:0;height:13.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" strokecolor="#4472c4 [3204]" strokeweight=".5pt">
                <v:stroke endarrow="block" joinstyle="miter"/>
              </v:shape>
            </w:pict>
          </mc:Fallback>
        </mc:AlternateContent>
      </w:r>
      <w:r>
        <w:rPr>
          <w:sz w:val="16"/>
          <w:szCs w:val="16"/>
        </w:rPr>
        <w:t xml:space="preserve">                   </w:t>
      </w:r>
      <w:r w:rsidR="00E06EF3" w:rsidRPr="00EF5084">
        <w:rPr>
          <w:b/>
          <w:bCs/>
          <w:sz w:val="13"/>
          <w:szCs w:val="13"/>
        </w:rPr>
        <w:t>Compare performance and select best mode</w:t>
      </w:r>
      <w:r w:rsidRPr="00EF5084">
        <w:rPr>
          <w:b/>
          <w:bCs/>
          <w:sz w:val="13"/>
          <w:szCs w:val="13"/>
        </w:rPr>
        <w:t xml:space="preserve"> </w:t>
      </w:r>
      <w:r w:rsidR="00E06EF3" w:rsidRPr="00EF5084">
        <w:rPr>
          <w:b/>
          <w:bCs/>
          <w:sz w:val="13"/>
          <w:szCs w:val="13"/>
        </w:rPr>
        <w:t>(here model B)</w:t>
      </w:r>
    </w:p>
    <w:p w14:paraId="6868083D" w14:textId="01F566B6" w:rsidR="00E06EF3" w:rsidRDefault="00E06EF3" w:rsidP="00E06EF3">
      <w:pPr>
        <w:tabs>
          <w:tab w:val="left" w:pos="2327"/>
        </w:tabs>
        <w:rPr>
          <w:sz w:val="16"/>
          <w:szCs w:val="16"/>
        </w:rPr>
      </w:pPr>
      <w:r>
        <w:rPr>
          <w:sz w:val="16"/>
          <w:szCs w:val="16"/>
        </w:rPr>
        <w:t xml:space="preserve">                                                                                               </w:t>
      </w:r>
    </w:p>
    <w:p w14:paraId="7715B07B" w14:textId="449BDEDA" w:rsidR="00032D9D" w:rsidRPr="00EF5084" w:rsidRDefault="00032D9D" w:rsidP="00032D9D">
      <w:pPr>
        <w:rPr>
          <w:b/>
          <w:bCs/>
          <w:sz w:val="13"/>
          <w:szCs w:val="13"/>
        </w:rPr>
      </w:pPr>
      <w:r>
        <w:rPr>
          <w:noProof/>
          <w:sz w:val="16"/>
          <w:szCs w:val="16"/>
        </w:rPr>
        <mc:AlternateContent>
          <mc:Choice Requires="wps">
            <w:drawing>
              <wp:anchor distT="0" distB="0" distL="114300" distR="114300" simplePos="0" relativeHeight="251717632" behindDoc="0" locked="0" layoutInCell="1" allowOverlap="1" wp14:anchorId="48C6FF5D" wp14:editId="41119AE0">
                <wp:simplePos x="0" y="0"/>
                <wp:positionH relativeFrom="column">
                  <wp:posOffset>1408181</wp:posOffset>
                </wp:positionH>
                <wp:positionV relativeFrom="paragraph">
                  <wp:posOffset>105299</wp:posOffset>
                </wp:positionV>
                <wp:extent cx="0" cy="212035"/>
                <wp:effectExtent l="63500" t="0" r="38100" b="29845"/>
                <wp:wrapNone/>
                <wp:docPr id="50" name="Straight Arrow Connector 50"/>
                <wp:cNvGraphicFramePr/>
                <a:graphic xmlns:a="http://schemas.openxmlformats.org/drawingml/2006/main">
                  <a:graphicData uri="http://schemas.microsoft.com/office/word/2010/wordprocessingShape">
                    <wps:wsp>
                      <wps:cNvCnPr/>
                      <wps:spPr>
                        <a:xfrm>
                          <a:off x="0" y="0"/>
                          <a:ext cx="0" cy="212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072F0" id="Straight Arrow Connector 50" o:spid="_x0000_s1026" type="#_x0000_t32" style="position:absolute;margin-left:110.9pt;margin-top:8.3pt;width:0;height:16.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" strokecolor="#4472c4 [3204]" strokeweight=".5pt">
                <v:stroke endarrow="block" joinstyle="miter"/>
              </v:shape>
            </w:pict>
          </mc:Fallback>
        </mc:AlternateContent>
      </w:r>
      <w:r>
        <w:rPr>
          <w:sz w:val="16"/>
          <w:szCs w:val="16"/>
        </w:rPr>
        <w:t xml:space="preserve">                                     </w:t>
      </w:r>
      <w:r w:rsidRPr="00EF5084">
        <w:rPr>
          <w:b/>
          <w:bCs/>
          <w:sz w:val="13"/>
          <w:szCs w:val="13"/>
        </w:rPr>
        <w:t>Model_</w:t>
      </w:r>
      <w:proofErr w:type="gramStart"/>
      <w:r w:rsidRPr="00EF5084">
        <w:rPr>
          <w:b/>
          <w:bCs/>
          <w:sz w:val="13"/>
          <w:szCs w:val="13"/>
        </w:rPr>
        <w:t>B.eval</w:t>
      </w:r>
      <w:proofErr w:type="gramEnd"/>
      <w:r w:rsidRPr="00EF5084">
        <w:rPr>
          <w:b/>
          <w:bCs/>
          <w:sz w:val="13"/>
          <w:szCs w:val="13"/>
        </w:rPr>
        <w:t>(</w:t>
      </w:r>
      <w:r w:rsidRPr="00883B2E">
        <w:rPr>
          <w:b/>
          <w:bCs/>
          <w:color w:val="7030A0"/>
          <w:sz w:val="13"/>
          <w:szCs w:val="13"/>
        </w:rPr>
        <w:t>test_set</w:t>
      </w:r>
      <w:r w:rsidRPr="00EF5084">
        <w:rPr>
          <w:b/>
          <w:bCs/>
          <w:sz w:val="13"/>
          <w:szCs w:val="13"/>
        </w:rPr>
        <w:t>)</w:t>
      </w:r>
    </w:p>
    <w:p w14:paraId="5D0790E8" w14:textId="52548679" w:rsidR="00032D9D" w:rsidRDefault="00032D9D" w:rsidP="00032D9D">
      <w:pPr>
        <w:rPr>
          <w:sz w:val="16"/>
          <w:szCs w:val="16"/>
        </w:rPr>
      </w:pPr>
      <w:r>
        <w:rPr>
          <w:sz w:val="16"/>
          <w:szCs w:val="16"/>
        </w:rPr>
        <w:t xml:space="preserve">                                         </w:t>
      </w:r>
    </w:p>
    <w:p w14:paraId="7A10F5F5" w14:textId="6AFB3F97" w:rsidR="00E06EF3" w:rsidRPr="00883B2E" w:rsidRDefault="00032D9D" w:rsidP="00E06EF3">
      <w:pPr>
        <w:rPr>
          <w:b/>
          <w:bCs/>
          <w:sz w:val="13"/>
          <w:szCs w:val="13"/>
        </w:rPr>
      </w:pPr>
      <w:r>
        <w:rPr>
          <w:sz w:val="16"/>
          <w:szCs w:val="16"/>
        </w:rPr>
        <w:t xml:space="preserve">                                      </w:t>
      </w:r>
      <w:r w:rsidR="00EF5084">
        <w:rPr>
          <w:sz w:val="16"/>
          <w:szCs w:val="16"/>
        </w:rPr>
        <w:t xml:space="preserve">  </w:t>
      </w:r>
      <w:r w:rsidRPr="00883B2E">
        <w:rPr>
          <w:b/>
          <w:bCs/>
          <w:sz w:val="13"/>
          <w:szCs w:val="13"/>
        </w:rPr>
        <w:t>Final accuracy = 95%</w:t>
      </w:r>
    </w:p>
    <w:p w14:paraId="2416D26F" w14:textId="77777777" w:rsidR="00F4023C" w:rsidRDefault="00F4023C" w:rsidP="002C25F4">
      <w:pPr>
        <w:pStyle w:val="Heading2"/>
        <w:numPr>
          <w:ilvl w:val="0"/>
          <w:numId w:val="0"/>
        </w:numPr>
        <w:jc w:val="both"/>
        <w:rPr>
          <w:b w:val="0"/>
          <w:kern w:val="0"/>
          <w:sz w:val="18"/>
        </w:rPr>
      </w:pPr>
    </w:p>
    <w:p w14:paraId="2FAAC783" w14:textId="77777777" w:rsidR="00F4023C" w:rsidRDefault="00F4023C" w:rsidP="002C25F4">
      <w:pPr>
        <w:pStyle w:val="Heading2"/>
        <w:numPr>
          <w:ilvl w:val="0"/>
          <w:numId w:val="0"/>
        </w:numPr>
        <w:jc w:val="both"/>
        <w:rPr>
          <w:b w:val="0"/>
          <w:kern w:val="0"/>
          <w:sz w:val="18"/>
        </w:rPr>
      </w:pPr>
    </w:p>
    <w:p w14:paraId="7C04A9A1" w14:textId="1A93B59B" w:rsidR="002C25F4" w:rsidRPr="002C25F4" w:rsidRDefault="002C25F4" w:rsidP="002C25F4">
      <w:pPr>
        <w:pStyle w:val="Heading2"/>
        <w:numPr>
          <w:ilvl w:val="0"/>
          <w:numId w:val="0"/>
        </w:numPr>
        <w:jc w:val="both"/>
        <w:rPr>
          <w:b w:val="0"/>
          <w:kern w:val="0"/>
          <w:sz w:val="18"/>
        </w:rPr>
      </w:pPr>
      <w:r w:rsidRPr="002C25F4">
        <w:rPr>
          <w:b w:val="0"/>
          <w:kern w:val="0"/>
          <w:sz w:val="18"/>
        </w:rPr>
        <w:t>In a nutshell, following steps were performed throughout the exercise:</w:t>
      </w:r>
    </w:p>
    <w:p w14:paraId="5F3F66BD" w14:textId="78819B31" w:rsidR="002C25F4" w:rsidRDefault="002C25F4" w:rsidP="002C25F4">
      <w:r>
        <w:t>1) Radom model initialization (pre-trained and simple CNN model)</w:t>
      </w:r>
    </w:p>
    <w:p w14:paraId="1F2BA103" w14:textId="3F693A16" w:rsidR="002C25F4" w:rsidRDefault="002C25F4" w:rsidP="002C25F4">
      <w:r>
        <w:t>2) Trained each model with the training dataset separately.</w:t>
      </w:r>
    </w:p>
    <w:p w14:paraId="42E64219" w14:textId="2E7F2621" w:rsidR="002C25F4" w:rsidDel="00B61650" w:rsidRDefault="002C25F4" w:rsidP="002C25F4">
      <w:pPr>
        <w:rPr>
          <w:del w:id="5" w:author="Gunther Bacellar [2]" w:date="2021-04-25T11:36:00Z"/>
        </w:rPr>
      </w:pPr>
      <w:r>
        <w:t xml:space="preserve">3) Evaluate each trained model </w:t>
      </w:r>
      <w:r w:rsidR="00E46D6D">
        <w:t>on validation set</w:t>
      </w:r>
      <w:ins w:id="6" w:author="Gunther Bacellar [2]" w:date="2021-04-25T11:36:00Z">
        <w:r w:rsidR="00B61650">
          <w:t xml:space="preserve">, </w:t>
        </w:r>
      </w:ins>
      <w:del w:id="7" w:author="Gunther Bacellar [2]" w:date="2021-04-25T11:36:00Z">
        <w:r w:rsidR="00E46D6D" w:rsidDel="00B61650">
          <w:delText>.</w:delText>
        </w:r>
      </w:del>
    </w:p>
    <w:p w14:paraId="3117A367" w14:textId="7CB07B7A" w:rsidR="00103001" w:rsidRDefault="00B61650" w:rsidP="002C25F4">
      <w:pPr>
        <w:rPr>
          <w:ins w:id="8" w:author="Gunther Bacellar [2]" w:date="2021-04-25T11:36:00Z"/>
        </w:rPr>
      </w:pPr>
      <w:ins w:id="9" w:author="Gunther Bacellar [2]" w:date="2021-04-25T11:36:00Z">
        <w:r>
          <w:t>a</w:t>
        </w:r>
      </w:ins>
      <w:ins w:id="10" w:author="Gunther Bacellar [2]" w:date="2021-04-25T11:35:00Z">
        <w:r w:rsidR="00ED6256">
          <w:t>djust</w:t>
        </w:r>
      </w:ins>
      <w:ins w:id="11" w:author="Gunther Bacellar [2]" w:date="2021-04-25T11:36:00Z">
        <w:r>
          <w:t>ing</w:t>
        </w:r>
      </w:ins>
      <w:ins w:id="12" w:author="Gunther Bacellar [2]" w:date="2021-04-25T11:35:00Z">
        <w:r w:rsidR="00ED6256">
          <w:t xml:space="preserve"> hyper</w:t>
        </w:r>
        <w:r w:rsidR="00103001">
          <w:t xml:space="preserve">parameters to </w:t>
        </w:r>
      </w:ins>
      <w:ins w:id="13" w:author="Gunther Bacellar [2]" w:date="2021-04-25T11:36:00Z">
        <w:r w:rsidR="00103001">
          <w:t xml:space="preserve">improve validation </w:t>
        </w:r>
        <w:proofErr w:type="gramStart"/>
        <w:r w:rsidR="00103001">
          <w:t>accuracy</w:t>
        </w:r>
        <w:proofErr w:type="gramEnd"/>
      </w:ins>
    </w:p>
    <w:p w14:paraId="238E5D96" w14:textId="08DF52A2" w:rsidR="00E46D6D" w:rsidRDefault="00E46D6D" w:rsidP="002C25F4">
      <w:del w:id="14" w:author="Gunther Bacellar [2]" w:date="2021-04-25T11:36:00Z">
        <w:r w:rsidDel="00103001">
          <w:delText>4</w:delText>
        </w:r>
      </w:del>
      <w:r>
        <w:t xml:space="preserve">) Finalize the model with best </w:t>
      </w:r>
      <w:ins w:id="15" w:author="Gunther Bacellar [2]" w:date="2021-04-25T11:37:00Z">
        <w:r w:rsidR="00B61650">
          <w:t xml:space="preserve">validation </w:t>
        </w:r>
      </w:ins>
      <w:r>
        <w:t>accuracy.</w:t>
      </w:r>
    </w:p>
    <w:p w14:paraId="4C221F59" w14:textId="2E24FABE" w:rsidR="002C25F4" w:rsidRPr="002C25F4" w:rsidRDefault="00E46D6D" w:rsidP="002C25F4">
      <w:r>
        <w:t xml:space="preserve">5) Evaluate the best model using test data and report </w:t>
      </w:r>
      <w:proofErr w:type="spellStart"/>
      <w:r>
        <w:t>final</w:t>
      </w:r>
      <w:del w:id="16" w:author="Gunther Bacellar [2]" w:date="2021-04-25T11:37:00Z">
        <w:r w:rsidDel="00954FC6">
          <w:delText xml:space="preserve"> </w:delText>
        </w:r>
      </w:del>
      <w:r>
        <w:t>accuracy</w:t>
      </w:r>
      <w:proofErr w:type="spellEnd"/>
      <w:r>
        <w:t>.</w:t>
      </w:r>
    </w:p>
    <w:p w14:paraId="226C928C" w14:textId="690997F7" w:rsidR="00E03C90" w:rsidRDefault="00387273" w:rsidP="00390B6A">
      <w:pPr>
        <w:pStyle w:val="Heading2"/>
        <w:jc w:val="both"/>
      </w:pPr>
      <w:r w:rsidRPr="00387273">
        <w:rPr>
          <w:bCs/>
        </w:rPr>
        <w:t xml:space="preserve">Dataset and </w:t>
      </w:r>
      <w:r w:rsidR="008A2127">
        <w:rPr>
          <w:bCs/>
        </w:rPr>
        <w:t>pre-</w:t>
      </w:r>
      <w:r w:rsidRPr="00387273">
        <w:rPr>
          <w:bCs/>
        </w:rPr>
        <w:t>processin</w:t>
      </w:r>
      <w:r w:rsidR="00E938D7">
        <w:rPr>
          <w:bCs/>
        </w:rPr>
        <w:t>g</w:t>
      </w:r>
    </w:p>
    <w:p w14:paraId="679D2259" w14:textId="3D690A7B" w:rsidR="00387273" w:rsidRPr="00925ECF" w:rsidRDefault="00387273" w:rsidP="00FD2486">
      <w:pPr>
        <w:rPr>
          <w:b/>
          <w:bCs/>
          <w:sz w:val="20"/>
        </w:rPr>
      </w:pPr>
      <w:r w:rsidRPr="00925ECF">
        <w:rPr>
          <w:sz w:val="20"/>
        </w:rPr>
        <w:t xml:space="preserve">For this particular project, we </w:t>
      </w:r>
      <w:r w:rsidR="004F7C7C" w:rsidRPr="00925ECF">
        <w:rPr>
          <w:sz w:val="20"/>
        </w:rPr>
        <w:t>used</w:t>
      </w:r>
      <w:r w:rsidRPr="00925ECF">
        <w:rPr>
          <w:sz w:val="20"/>
        </w:rPr>
        <w:t xml:space="preserve"> chest x-ray images extracted from </w:t>
      </w:r>
      <w:hyperlink r:id="rId19" w:history="1">
        <w:r w:rsidRPr="00925ECF">
          <w:rPr>
            <w:rStyle w:val="Hyperlink"/>
            <w:sz w:val="20"/>
          </w:rPr>
          <w:t>Chest X-ray Kaggle dataset</w:t>
        </w:r>
      </w:hyperlink>
      <w:r w:rsidRPr="00925ECF">
        <w:rPr>
          <w:sz w:val="20"/>
        </w:rPr>
        <w:t xml:space="preserve">, a publicly available </w:t>
      </w:r>
      <w:r w:rsidR="008C7EEE" w:rsidRPr="00925ECF">
        <w:rPr>
          <w:sz w:val="20"/>
        </w:rPr>
        <w:t>Covid-19</w:t>
      </w:r>
      <w:r w:rsidRPr="00925ECF">
        <w:rPr>
          <w:sz w:val="20"/>
        </w:rPr>
        <w:t xml:space="preserve"> data repository </w:t>
      </w:r>
      <w:r w:rsidR="004F7C7C" w:rsidRPr="00925ECF">
        <w:rPr>
          <w:sz w:val="20"/>
        </w:rPr>
        <w:t xml:space="preserve">that </w:t>
      </w:r>
      <w:r w:rsidRPr="00925ECF">
        <w:rPr>
          <w:sz w:val="20"/>
        </w:rPr>
        <w:t xml:space="preserve">collected data from various public sources as well as through indirect collection from hospitals and physicians. </w:t>
      </w:r>
    </w:p>
    <w:p w14:paraId="4DB20CED" w14:textId="13D0D420" w:rsidR="00FD2486" w:rsidRPr="00925ECF" w:rsidRDefault="006F11E6" w:rsidP="00772815">
      <w:pPr>
        <w:rPr>
          <w:sz w:val="20"/>
        </w:rPr>
      </w:pPr>
      <w:r w:rsidRPr="00925ECF">
        <w:rPr>
          <w:sz w:val="20"/>
        </w:rPr>
        <w:t xml:space="preserve">We applied further </w:t>
      </w:r>
      <w:ins w:id="17" w:author="Gunther Bacellar [2]" w:date="2021-04-25T11:37:00Z">
        <w:r w:rsidR="00954FC6">
          <w:rPr>
            <w:sz w:val="20"/>
          </w:rPr>
          <w:t xml:space="preserve">stratified </w:t>
        </w:r>
      </w:ins>
      <w:r w:rsidRPr="00925ECF">
        <w:rPr>
          <w:sz w:val="20"/>
        </w:rPr>
        <w:t xml:space="preserve">resampling method to split the dataset </w:t>
      </w:r>
      <w:proofErr w:type="gramStart"/>
      <w:r w:rsidRPr="00925ECF">
        <w:rPr>
          <w:sz w:val="20"/>
        </w:rPr>
        <w:t>into  three</w:t>
      </w:r>
      <w:proofErr w:type="gramEnd"/>
      <w:r w:rsidRPr="00925ECF">
        <w:rPr>
          <w:sz w:val="20"/>
        </w:rPr>
        <w:t xml:space="preserve"> different categories by introducing validation set which will be used to prevent model overfitting and accurately evaluate the model. Considering this approach, we decided to split the main dataset into </w:t>
      </w:r>
      <w:r w:rsidR="00B5467F">
        <w:rPr>
          <w:sz w:val="20"/>
        </w:rPr>
        <w:t>80</w:t>
      </w:r>
      <w:r w:rsidRPr="00925ECF">
        <w:rPr>
          <w:sz w:val="20"/>
        </w:rPr>
        <w:t>% train data, 1</w:t>
      </w:r>
      <w:r w:rsidR="00B5467F">
        <w:rPr>
          <w:sz w:val="20"/>
        </w:rPr>
        <w:t>0</w:t>
      </w:r>
      <w:r w:rsidRPr="00925ECF">
        <w:rPr>
          <w:sz w:val="20"/>
        </w:rPr>
        <w:t>% validation data and 1</w:t>
      </w:r>
      <w:r w:rsidR="00B5467F">
        <w:rPr>
          <w:sz w:val="20"/>
        </w:rPr>
        <w:t>0</w:t>
      </w:r>
      <w:r w:rsidRPr="00925ECF">
        <w:rPr>
          <w:sz w:val="20"/>
        </w:rPr>
        <w:t xml:space="preserve">% test data. </w:t>
      </w:r>
      <w:r w:rsidR="00FD2486" w:rsidRPr="00925ECF">
        <w:rPr>
          <w:sz w:val="20"/>
        </w:rPr>
        <w:t xml:space="preserve">Here is a simple breakdown of </w:t>
      </w:r>
      <w:r w:rsidR="000E1AD3" w:rsidRPr="00925ECF">
        <w:rPr>
          <w:sz w:val="20"/>
        </w:rPr>
        <w:t xml:space="preserve">the </w:t>
      </w:r>
      <w:r w:rsidR="00FD2486" w:rsidRPr="00925ECF">
        <w:rPr>
          <w:sz w:val="20"/>
        </w:rPr>
        <w:t xml:space="preserve">number of images segregated in </w:t>
      </w:r>
      <w:r w:rsidR="004F7C7C" w:rsidRPr="00925ECF">
        <w:rPr>
          <w:sz w:val="20"/>
        </w:rPr>
        <w:t xml:space="preserve">the </w:t>
      </w:r>
      <w:r w:rsidR="00FD2486" w:rsidRPr="00925ECF">
        <w:rPr>
          <w:sz w:val="20"/>
        </w:rPr>
        <w:t>train</w:t>
      </w:r>
      <w:r w:rsidRPr="00925ECF">
        <w:rPr>
          <w:sz w:val="20"/>
        </w:rPr>
        <w:t xml:space="preserve">, </w:t>
      </w:r>
      <w:proofErr w:type="gramStart"/>
      <w:r w:rsidRPr="00925ECF">
        <w:rPr>
          <w:sz w:val="20"/>
        </w:rPr>
        <w:t>validation</w:t>
      </w:r>
      <w:proofErr w:type="gramEnd"/>
      <w:r w:rsidRPr="00925ECF">
        <w:rPr>
          <w:sz w:val="20"/>
        </w:rPr>
        <w:t xml:space="preserve"> and </w:t>
      </w:r>
      <w:r w:rsidR="00FD2486" w:rsidRPr="00925ECF">
        <w:rPr>
          <w:sz w:val="20"/>
        </w:rPr>
        <w:t>test folders of the original dataset:</w:t>
      </w:r>
      <w:r w:rsidR="00772815" w:rsidRPr="00925ECF">
        <w:rPr>
          <w:sz w:val="20"/>
        </w:rPr>
        <w:t xml:space="preserve"> </w:t>
      </w:r>
    </w:p>
    <w:p w14:paraId="4D47B942" w14:textId="275F6027" w:rsidR="006F11E6" w:rsidRDefault="006F11E6" w:rsidP="00772815">
      <w:r w:rsidRPr="006F11E6">
        <w:rPr>
          <w:noProof/>
        </w:rPr>
        <w:drawing>
          <wp:inline distT="0" distB="0" distL="0" distR="0" wp14:anchorId="10F88E90" wp14:editId="3E5B9D5B">
            <wp:extent cx="3049270" cy="74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9270" cy="744220"/>
                    </a:xfrm>
                    <a:prstGeom prst="rect">
                      <a:avLst/>
                    </a:prstGeom>
                  </pic:spPr>
                </pic:pic>
              </a:graphicData>
            </a:graphic>
          </wp:inline>
        </w:drawing>
      </w:r>
    </w:p>
    <w:p w14:paraId="5110ECBE" w14:textId="200A6357" w:rsidR="00EA6BBB" w:rsidRPr="00925ECF" w:rsidRDefault="00FD2486" w:rsidP="00FD2486">
      <w:pPr>
        <w:rPr>
          <w:sz w:val="20"/>
        </w:rPr>
      </w:pPr>
      <w:r w:rsidRPr="00925ECF">
        <w:rPr>
          <w:sz w:val="20"/>
        </w:rPr>
        <w:t xml:space="preserve">Fig. 1 - 3 show images of all the three cases, that are considered for this project, such as normal\healthy, pneumonia and </w:t>
      </w:r>
      <w:r w:rsidR="008C7EEE" w:rsidRPr="00925ECF">
        <w:rPr>
          <w:sz w:val="20"/>
        </w:rPr>
        <w:t>Covid-19</w:t>
      </w:r>
      <w:r w:rsidRPr="00925ECF">
        <w:rPr>
          <w:sz w:val="20"/>
        </w:rPr>
        <w:t xml:space="preserve">. </w:t>
      </w:r>
    </w:p>
    <w:p w14:paraId="7D855A58" w14:textId="06C1EB2C" w:rsidR="00190E75" w:rsidRPr="00925ECF" w:rsidRDefault="00190E75" w:rsidP="00FD2486">
      <w:pPr>
        <w:rPr>
          <w:sz w:val="20"/>
        </w:rPr>
      </w:pPr>
      <w:r w:rsidRPr="00925ECF">
        <w:rPr>
          <w:sz w:val="20"/>
        </w:rPr>
        <w:t xml:space="preserve">All </w:t>
      </w:r>
      <w:r w:rsidR="003059F2" w:rsidRPr="00925ECF">
        <w:rPr>
          <w:sz w:val="20"/>
        </w:rPr>
        <w:t xml:space="preserve">the </w:t>
      </w:r>
      <w:r w:rsidRPr="00925ECF">
        <w:rPr>
          <w:sz w:val="20"/>
        </w:rPr>
        <w:t xml:space="preserve">original </w:t>
      </w:r>
      <w:ins w:id="18" w:author="Gunther Bacellar" w:date="2021-04-25T12:12:00Z">
        <w:r w:rsidR="00F92839">
          <w:rPr>
            <w:sz w:val="20"/>
          </w:rPr>
          <w:t xml:space="preserve">train, validation and test </w:t>
        </w:r>
      </w:ins>
      <w:r w:rsidRPr="00925ECF">
        <w:rPr>
          <w:sz w:val="20"/>
        </w:rPr>
        <w:t xml:space="preserve">images were resized into </w:t>
      </w:r>
      <w:ins w:id="19" w:author="Gunther Bacellar" w:date="2021-04-25T12:13:00Z">
        <w:r w:rsidR="00F92839">
          <w:rPr>
            <w:sz w:val="20"/>
          </w:rPr>
          <w:t>a</w:t>
        </w:r>
      </w:ins>
      <w:del w:id="20" w:author="Gunther Bacellar" w:date="2021-04-25T12:12:00Z">
        <w:r w:rsidRPr="00925ECF" w:rsidDel="00F92839">
          <w:rPr>
            <w:sz w:val="20"/>
          </w:rPr>
          <w:delText>a</w:delText>
        </w:r>
      </w:del>
      <w:r w:rsidRPr="00925ECF">
        <w:rPr>
          <w:sz w:val="20"/>
        </w:rPr>
        <w:t xml:space="preserve"> standard size </w:t>
      </w:r>
      <w:del w:id="21" w:author="Gunther Bacellar" w:date="2021-04-25T12:12:00Z">
        <w:r w:rsidRPr="00925ECF" w:rsidDel="00F92839">
          <w:rPr>
            <w:sz w:val="20"/>
          </w:rPr>
          <w:delText>224 x 224</w:delText>
        </w:r>
      </w:del>
      <w:r w:rsidRPr="00925ECF">
        <w:rPr>
          <w:sz w:val="20"/>
        </w:rPr>
        <w:t xml:space="preserve"> </w:t>
      </w:r>
      <w:proofErr w:type="gramStart"/>
      <w:r w:rsidRPr="00925ECF">
        <w:rPr>
          <w:sz w:val="20"/>
        </w:rPr>
        <w:t>in order to</w:t>
      </w:r>
      <w:proofErr w:type="gramEnd"/>
      <w:r w:rsidRPr="00925ECF">
        <w:rPr>
          <w:sz w:val="20"/>
        </w:rPr>
        <w:t xml:space="preserve"> maintain uniformity</w:t>
      </w:r>
      <w:r w:rsidR="006F11E6" w:rsidRPr="00925ECF">
        <w:rPr>
          <w:sz w:val="20"/>
        </w:rPr>
        <w:t xml:space="preserve"> in resolution</w:t>
      </w:r>
      <w:r w:rsidRPr="00925ECF">
        <w:rPr>
          <w:sz w:val="20"/>
        </w:rPr>
        <w:t xml:space="preserve">. We firmly believed that down sampling input images to a smaller size </w:t>
      </w:r>
      <w:ins w:id="22" w:author="Gunther Bacellar" w:date="2021-04-25T12:12:00Z">
        <w:r w:rsidR="00F92839">
          <w:rPr>
            <w:sz w:val="20"/>
          </w:rPr>
          <w:t>(typically 22</w:t>
        </w:r>
      </w:ins>
      <w:ins w:id="23" w:author="Gunther Bacellar" w:date="2021-04-25T12:13:00Z">
        <w:r w:rsidR="00F92839">
          <w:rPr>
            <w:sz w:val="20"/>
          </w:rPr>
          <w:t xml:space="preserve">4 x 224) </w:t>
        </w:r>
      </w:ins>
      <w:r w:rsidRPr="00925ECF">
        <w:rPr>
          <w:sz w:val="20"/>
        </w:rPr>
        <w:t xml:space="preserve">would help as pre-trained model architectures expects </w:t>
      </w:r>
      <w:r w:rsidR="000F0E2E" w:rsidRPr="00925ECF">
        <w:rPr>
          <w:sz w:val="20"/>
        </w:rPr>
        <w:t xml:space="preserve">input </w:t>
      </w:r>
      <w:r w:rsidRPr="00925ECF">
        <w:rPr>
          <w:sz w:val="20"/>
        </w:rPr>
        <w:t xml:space="preserve">images of that size </w:t>
      </w:r>
      <w:r w:rsidR="000F0E2E" w:rsidRPr="00925ECF">
        <w:rPr>
          <w:sz w:val="20"/>
        </w:rPr>
        <w:t xml:space="preserve">feed into the </w:t>
      </w:r>
      <w:proofErr w:type="spellStart"/>
      <w:r w:rsidR="000F0E2E" w:rsidRPr="00925ECF">
        <w:rPr>
          <w:sz w:val="20"/>
        </w:rPr>
        <w:t>network.</w:t>
      </w:r>
      <w:del w:id="24" w:author="Gunther Bacellar" w:date="2021-04-25T12:14:00Z">
        <w:r w:rsidR="000F0E2E" w:rsidRPr="00925ECF" w:rsidDel="00F92839">
          <w:rPr>
            <w:sz w:val="20"/>
          </w:rPr>
          <w:delText xml:space="preserve"> </w:delText>
        </w:r>
      </w:del>
      <w:r w:rsidR="000F0E2E" w:rsidRPr="00925ECF">
        <w:rPr>
          <w:sz w:val="20"/>
        </w:rPr>
        <w:t>We</w:t>
      </w:r>
      <w:proofErr w:type="spellEnd"/>
      <w:r w:rsidR="000F0E2E" w:rsidRPr="00925ECF">
        <w:rPr>
          <w:sz w:val="20"/>
        </w:rPr>
        <w:t xml:space="preserve"> also applied center crop to reduce background noises from the images.</w:t>
      </w:r>
    </w:p>
    <w:p w14:paraId="37CDDD17" w14:textId="59E1CAAC" w:rsidR="003739AD" w:rsidRPr="00925ECF" w:rsidRDefault="00342795" w:rsidP="00FD2486">
      <w:pPr>
        <w:rPr>
          <w:sz w:val="20"/>
        </w:rPr>
      </w:pPr>
      <w:r w:rsidRPr="00925ECF">
        <w:rPr>
          <w:sz w:val="20"/>
        </w:rPr>
        <w:t>Based on initial comprehensive analysis, we choose to</w:t>
      </w:r>
      <w:r w:rsidR="003739AD" w:rsidRPr="00925ECF">
        <w:rPr>
          <w:sz w:val="20"/>
        </w:rPr>
        <w:t xml:space="preserve"> apply </w:t>
      </w:r>
      <w:r w:rsidRPr="00925ECF">
        <w:rPr>
          <w:sz w:val="20"/>
        </w:rPr>
        <w:t xml:space="preserve">the </w:t>
      </w:r>
      <w:r w:rsidR="003739AD" w:rsidRPr="00925ECF">
        <w:rPr>
          <w:sz w:val="20"/>
        </w:rPr>
        <w:t>following image augmentation techniques</w:t>
      </w:r>
      <w:r w:rsidRPr="00925ECF">
        <w:rPr>
          <w:sz w:val="20"/>
        </w:rPr>
        <w:t xml:space="preserve"> </w:t>
      </w:r>
      <w:proofErr w:type="gramStart"/>
      <w:r w:rsidRPr="00925ECF">
        <w:rPr>
          <w:sz w:val="20"/>
        </w:rPr>
        <w:t xml:space="preserve">in order </w:t>
      </w:r>
      <w:r w:rsidR="003739AD" w:rsidRPr="00925ECF">
        <w:rPr>
          <w:sz w:val="20"/>
        </w:rPr>
        <w:t>to</w:t>
      </w:r>
      <w:proofErr w:type="gramEnd"/>
      <w:r w:rsidR="003739AD" w:rsidRPr="00925ECF">
        <w:rPr>
          <w:sz w:val="20"/>
        </w:rPr>
        <w:t xml:space="preserve"> avoid </w:t>
      </w:r>
      <w:r w:rsidRPr="00925ECF">
        <w:rPr>
          <w:sz w:val="20"/>
        </w:rPr>
        <w:t xml:space="preserve">data </w:t>
      </w:r>
      <w:r w:rsidR="003739AD" w:rsidRPr="00925ECF">
        <w:rPr>
          <w:sz w:val="20"/>
        </w:rPr>
        <w:t>overfitting</w:t>
      </w:r>
      <w:r w:rsidR="000F0E2E" w:rsidRPr="00925ECF">
        <w:rPr>
          <w:sz w:val="20"/>
        </w:rPr>
        <w:t xml:space="preserve"> issue</w:t>
      </w:r>
      <w:r w:rsidR="003739AD" w:rsidRPr="00925ECF">
        <w:rPr>
          <w:sz w:val="20"/>
        </w:rPr>
        <w:t>:</w:t>
      </w:r>
    </w:p>
    <w:p w14:paraId="79E0C8D1" w14:textId="607ACD95" w:rsidR="000F0E2E" w:rsidRPr="00925ECF" w:rsidRDefault="00FD2486" w:rsidP="00FD2486">
      <w:pPr>
        <w:rPr>
          <w:sz w:val="20"/>
        </w:rPr>
      </w:pPr>
      <w:r w:rsidRPr="00925ECF">
        <w:rPr>
          <w:sz w:val="20"/>
        </w:rPr>
        <w:t>i)</w:t>
      </w:r>
      <w:r w:rsidR="003739AD" w:rsidRPr="00925ECF">
        <w:rPr>
          <w:sz w:val="20"/>
        </w:rPr>
        <w:t xml:space="preserve"> </w:t>
      </w:r>
      <w:r w:rsidR="000F0E2E" w:rsidRPr="00925ECF">
        <w:rPr>
          <w:sz w:val="20"/>
        </w:rPr>
        <w:t>Rotation: Rotated images at various angles between -10</w:t>
      </w:r>
      <w:r w:rsidR="000F0E2E" w:rsidRPr="00925ECF">
        <w:rPr>
          <w:sz w:val="20"/>
          <w:vertAlign w:val="superscript"/>
        </w:rPr>
        <w:t xml:space="preserve">o </w:t>
      </w:r>
      <w:r w:rsidR="000F0E2E" w:rsidRPr="00925ECF">
        <w:rPr>
          <w:sz w:val="20"/>
        </w:rPr>
        <w:t>to +10</w:t>
      </w:r>
      <w:r w:rsidR="000F0E2E" w:rsidRPr="00925ECF">
        <w:rPr>
          <w:sz w:val="20"/>
          <w:vertAlign w:val="superscript"/>
        </w:rPr>
        <w:t>o</w:t>
      </w:r>
      <w:r w:rsidR="000F0E2E" w:rsidRPr="00925ECF">
        <w:rPr>
          <w:sz w:val="20"/>
        </w:rPr>
        <w:t xml:space="preserve"> and added these augmented images in the train dataset. </w:t>
      </w:r>
    </w:p>
    <w:p w14:paraId="14D096B0" w14:textId="0254A1AB" w:rsidR="000F0E2E" w:rsidRPr="00925ECF" w:rsidRDefault="000F0E2E" w:rsidP="00FD2486">
      <w:pPr>
        <w:rPr>
          <w:sz w:val="20"/>
        </w:rPr>
      </w:pPr>
      <w:r w:rsidRPr="00925ECF">
        <w:rPr>
          <w:sz w:val="20"/>
        </w:rPr>
        <w:t xml:space="preserve">ii) Gaussian Blur: Applied Gaussian filter of kernel size (3,3) on the training images </w:t>
      </w:r>
      <w:proofErr w:type="gramStart"/>
      <w:r w:rsidRPr="00925ECF">
        <w:rPr>
          <w:sz w:val="20"/>
        </w:rPr>
        <w:t>in order to</w:t>
      </w:r>
      <w:proofErr w:type="gramEnd"/>
      <w:r w:rsidRPr="00925ECF">
        <w:rPr>
          <w:sz w:val="20"/>
        </w:rPr>
        <w:t xml:space="preserve"> remove high frequency components</w:t>
      </w:r>
      <w:r w:rsidR="002A6CE7" w:rsidRPr="00925ECF">
        <w:rPr>
          <w:sz w:val="20"/>
        </w:rPr>
        <w:t>.</w:t>
      </w:r>
    </w:p>
    <w:p w14:paraId="03CACBA8" w14:textId="3EFED3B4" w:rsidR="002A6CE7" w:rsidRPr="00925ECF" w:rsidRDefault="002A6CE7" w:rsidP="00FD2486">
      <w:pPr>
        <w:rPr>
          <w:sz w:val="20"/>
        </w:rPr>
      </w:pPr>
      <w:r w:rsidRPr="00925ECF">
        <w:rPr>
          <w:sz w:val="20"/>
        </w:rPr>
        <w:t xml:space="preserve">iii) Flip: The trained images were randomly flipped horizontally and vertically to achieve data augmentation. </w:t>
      </w:r>
    </w:p>
    <w:p w14:paraId="4A71C60E" w14:textId="18232E0B" w:rsidR="00FD2486" w:rsidRPr="00925ECF" w:rsidRDefault="002A6CE7" w:rsidP="002A6CE7">
      <w:pPr>
        <w:rPr>
          <w:sz w:val="20"/>
        </w:rPr>
      </w:pPr>
      <w:r w:rsidRPr="00925ECF">
        <w:rPr>
          <w:sz w:val="20"/>
        </w:rPr>
        <w:t xml:space="preserve">iv) RandomResizecrop: Images were cropped and resized randomly to overcome any unforeseen data overfitting issues.  </w:t>
      </w:r>
    </w:p>
    <w:p w14:paraId="1CD62DA1" w14:textId="52E29A54" w:rsidR="002A6CE7" w:rsidRPr="00925ECF" w:rsidRDefault="002A6CE7" w:rsidP="00FD2486">
      <w:pPr>
        <w:rPr>
          <w:sz w:val="20"/>
        </w:rPr>
      </w:pPr>
      <w:r w:rsidRPr="00925ECF">
        <w:rPr>
          <w:sz w:val="20"/>
        </w:rPr>
        <w:t>However,</w:t>
      </w:r>
      <w:r w:rsidR="00342795" w:rsidRPr="00925ECF">
        <w:rPr>
          <w:sz w:val="20"/>
        </w:rPr>
        <w:t xml:space="preserve"> </w:t>
      </w:r>
      <w:r w:rsidRPr="00925ECF">
        <w:rPr>
          <w:sz w:val="20"/>
        </w:rPr>
        <w:t>none of the image augmentation techniques prove</w:t>
      </w:r>
      <w:r w:rsidR="000E22D0" w:rsidRPr="00925ECF">
        <w:rPr>
          <w:sz w:val="20"/>
        </w:rPr>
        <w:t>n</w:t>
      </w:r>
      <w:r w:rsidRPr="00925ECF">
        <w:rPr>
          <w:sz w:val="20"/>
        </w:rPr>
        <w:t xml:space="preserve"> to be</w:t>
      </w:r>
      <w:r w:rsidR="000E22D0" w:rsidRPr="00925ECF">
        <w:rPr>
          <w:sz w:val="20"/>
        </w:rPr>
        <w:t xml:space="preserve"> </w:t>
      </w:r>
      <w:r w:rsidR="00342795" w:rsidRPr="00925ECF">
        <w:rPr>
          <w:sz w:val="20"/>
        </w:rPr>
        <w:t>effective</w:t>
      </w:r>
      <w:r w:rsidR="000E22D0" w:rsidRPr="00925ECF">
        <w:rPr>
          <w:sz w:val="20"/>
        </w:rPr>
        <w:t xml:space="preserve"> to achieve higher accuracy. Moreover, we experienced adverse impact of these techniques as</w:t>
      </w:r>
      <w:r w:rsidRPr="00925ECF">
        <w:rPr>
          <w:sz w:val="20"/>
        </w:rPr>
        <w:t xml:space="preserve"> </w:t>
      </w:r>
      <w:r w:rsidR="000E22D0" w:rsidRPr="00925ECF">
        <w:rPr>
          <w:sz w:val="20"/>
        </w:rPr>
        <w:t xml:space="preserve">the </w:t>
      </w:r>
      <w:r w:rsidR="000E22D0" w:rsidRPr="00925ECF">
        <w:rPr>
          <w:sz w:val="20"/>
        </w:rPr>
        <w:lastRenderedPageBreak/>
        <w:t>pre-trained models with augmented images incurred high loss during training phase.</w:t>
      </w:r>
      <w:r w:rsidR="00D20615">
        <w:rPr>
          <w:sz w:val="20"/>
        </w:rPr>
        <w:t xml:space="preserve"> Presumably, image augmentation step failed to improve accuracy because unlike other images, x-ray image data does not require specific transformation for better model training purpose. Rather it could have detrimental impact on training accuracy </w:t>
      </w:r>
      <w:r w:rsidR="003774A7">
        <w:rPr>
          <w:sz w:val="20"/>
        </w:rPr>
        <w:t>which we encounter during initial model training phase. Therefore, we decided to exclude image augmentation techniques outlined above from the data pre-processing step.</w:t>
      </w:r>
      <w:ins w:id="25" w:author="Gunther Bacellar [2]" w:date="2021-04-25T11:40:00Z">
        <w:r w:rsidR="00F43B32">
          <w:rPr>
            <w:sz w:val="20"/>
          </w:rPr>
          <w:t xml:space="preserve"> We also tested to transfor</w:t>
        </w:r>
        <w:r w:rsidR="00DE6434">
          <w:rPr>
            <w:sz w:val="20"/>
          </w:rPr>
          <w:t xml:space="preserve">m </w:t>
        </w:r>
      </w:ins>
      <w:ins w:id="26" w:author="Gunther Bacellar [2]" w:date="2021-04-25T11:41:00Z">
        <w:r w:rsidR="00DE6434">
          <w:rPr>
            <w:sz w:val="20"/>
          </w:rPr>
          <w:t xml:space="preserve">images in the </w:t>
        </w:r>
        <w:proofErr w:type="spellStart"/>
        <w:r w:rsidR="00DE6434">
          <w:rPr>
            <w:sz w:val="20"/>
          </w:rPr>
          <w:t>the</w:t>
        </w:r>
        <w:proofErr w:type="spellEnd"/>
        <w:r w:rsidR="00DE6434">
          <w:rPr>
            <w:sz w:val="20"/>
          </w:rPr>
          <w:t xml:space="preserve"> gray format</w:t>
        </w:r>
      </w:ins>
      <w:ins w:id="27" w:author="Gunther Bacellar" w:date="2021-04-25T12:29:00Z">
        <w:r w:rsidR="00790C7C">
          <w:rPr>
            <w:sz w:val="20"/>
          </w:rPr>
          <w:t xml:space="preserve"> (one channel)</w:t>
        </w:r>
      </w:ins>
      <w:ins w:id="28" w:author="Gunther Bacellar [2]" w:date="2021-04-25T11:41:00Z">
        <w:r w:rsidR="00DE6434">
          <w:rPr>
            <w:sz w:val="20"/>
          </w:rPr>
          <w:t xml:space="preserve">, but </w:t>
        </w:r>
        <w:del w:id="29" w:author="Gunther Bacellar" w:date="2021-04-25T12:15:00Z">
          <w:r w:rsidR="005C3E5D" w:rsidDel="00F92839">
            <w:rPr>
              <w:sz w:val="20"/>
            </w:rPr>
            <w:delText xml:space="preserve">we observed </w:delText>
          </w:r>
        </w:del>
        <w:r w:rsidR="005C3E5D">
          <w:rPr>
            <w:sz w:val="20"/>
          </w:rPr>
          <w:t xml:space="preserve">the best results </w:t>
        </w:r>
      </w:ins>
      <w:ins w:id="30" w:author="Gunther Bacellar" w:date="2021-04-25T12:15:00Z">
        <w:r w:rsidR="00F92839">
          <w:rPr>
            <w:sz w:val="20"/>
          </w:rPr>
          <w:t xml:space="preserve">were observed </w:t>
        </w:r>
      </w:ins>
      <w:ins w:id="31" w:author="Gunther Bacellar [2]" w:date="2021-04-25T11:41:00Z">
        <w:r w:rsidR="005C3E5D">
          <w:rPr>
            <w:sz w:val="20"/>
          </w:rPr>
          <w:t xml:space="preserve">by keeping the RGB </w:t>
        </w:r>
      </w:ins>
      <w:ins w:id="32" w:author="Gunther Bacellar" w:date="2021-04-25T12:29:00Z">
        <w:r w:rsidR="00790C7C">
          <w:rPr>
            <w:sz w:val="20"/>
          </w:rPr>
          <w:t xml:space="preserve">(three channels) </w:t>
        </w:r>
      </w:ins>
      <w:ins w:id="33" w:author="Gunther Bacellar [2]" w:date="2021-04-25T11:41:00Z">
        <w:del w:id="34" w:author="Gunther Bacellar" w:date="2021-04-25T12:29:00Z">
          <w:r w:rsidR="005C3E5D" w:rsidDel="00790C7C">
            <w:rPr>
              <w:sz w:val="20"/>
            </w:rPr>
            <w:delText xml:space="preserve">original </w:delText>
          </w:r>
        </w:del>
        <w:r w:rsidR="005C3E5D">
          <w:rPr>
            <w:sz w:val="20"/>
          </w:rPr>
          <w:t>format.</w:t>
        </w:r>
      </w:ins>
    </w:p>
    <w:p w14:paraId="141D9C7F" w14:textId="1A55BF00" w:rsidR="00FD2486" w:rsidRDefault="001B6724" w:rsidP="00390B6A">
      <w:r w:rsidRPr="001B6724">
        <w:rPr>
          <w:noProof/>
        </w:rPr>
        <w:drawing>
          <wp:inline distT="0" distB="0" distL="0" distR="0" wp14:anchorId="668D27DB" wp14:editId="13CECA6B">
            <wp:extent cx="3049270" cy="119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9270" cy="1193165"/>
                    </a:xfrm>
                    <a:prstGeom prst="rect">
                      <a:avLst/>
                    </a:prstGeom>
                  </pic:spPr>
                </pic:pic>
              </a:graphicData>
            </a:graphic>
          </wp:inline>
        </w:drawing>
      </w:r>
    </w:p>
    <w:p w14:paraId="15ED0D7E" w14:textId="6F1CBBE0" w:rsidR="00E03C90" w:rsidRPr="00925ECF" w:rsidRDefault="00E03C90" w:rsidP="00AF45B1">
      <w:pPr>
        <w:pStyle w:val="Heading2"/>
        <w:numPr>
          <w:ilvl w:val="0"/>
          <w:numId w:val="0"/>
        </w:numPr>
        <w:jc w:val="both"/>
        <w:rPr>
          <w:b w:val="0"/>
          <w:kern w:val="0"/>
          <w:sz w:val="20"/>
        </w:rPr>
      </w:pPr>
    </w:p>
    <w:p w14:paraId="23E532AD" w14:textId="68DFC9D9" w:rsidR="00BF0953" w:rsidRPr="00AF75F2" w:rsidRDefault="00925ECF" w:rsidP="000E22D0">
      <w:pPr>
        <w:rPr>
          <w:sz w:val="20"/>
        </w:rPr>
      </w:pPr>
      <w:r w:rsidRPr="00AF75F2">
        <w:rPr>
          <w:b/>
          <w:bCs/>
          <w:sz w:val="20"/>
        </w:rPr>
        <w:t>Note:</w:t>
      </w:r>
      <w:r w:rsidRPr="00AF75F2">
        <w:rPr>
          <w:sz w:val="20"/>
        </w:rPr>
        <w:t xml:space="preserve"> </w:t>
      </w:r>
      <w:r w:rsidR="00D20615" w:rsidRPr="00AF75F2">
        <w:rPr>
          <w:sz w:val="20"/>
        </w:rPr>
        <w:t xml:space="preserve">There will be a plot added to the final version of this project paper </w:t>
      </w:r>
      <w:proofErr w:type="gramStart"/>
      <w:r w:rsidR="00D20615" w:rsidRPr="00AF75F2">
        <w:rPr>
          <w:sz w:val="20"/>
        </w:rPr>
        <w:t>in order to</w:t>
      </w:r>
      <w:proofErr w:type="gramEnd"/>
      <w:r w:rsidR="00D20615" w:rsidRPr="00AF75F2">
        <w:rPr>
          <w:sz w:val="20"/>
        </w:rPr>
        <w:t xml:space="preserve"> demonstrate </w:t>
      </w:r>
      <w:r w:rsidR="003774A7" w:rsidRPr="00AF75F2">
        <w:rPr>
          <w:sz w:val="20"/>
        </w:rPr>
        <w:t>how the training loss</w:t>
      </w:r>
      <w:r w:rsidR="00D20615" w:rsidRPr="00AF75F2">
        <w:rPr>
          <w:sz w:val="20"/>
        </w:rPr>
        <w:t xml:space="preserve"> </w:t>
      </w:r>
      <w:r w:rsidR="003774A7" w:rsidRPr="00AF75F2">
        <w:rPr>
          <w:sz w:val="20"/>
        </w:rPr>
        <w:t>got improved after exclusion of certain image augmentation methods.</w:t>
      </w:r>
    </w:p>
    <w:p w14:paraId="11BC268E" w14:textId="2B97B50B" w:rsidR="00E03C90" w:rsidRDefault="00E938D7" w:rsidP="00390B6A">
      <w:pPr>
        <w:pStyle w:val="Heading2"/>
        <w:jc w:val="both"/>
      </w:pPr>
      <w:r>
        <w:t>Model Selection</w:t>
      </w:r>
    </w:p>
    <w:p w14:paraId="34DC84D8" w14:textId="77777777" w:rsidR="00DB74D3" w:rsidRPr="00AF75F2" w:rsidRDefault="00DB74D3" w:rsidP="00DB74D3">
      <w:pPr>
        <w:spacing w:after="0"/>
        <w:jc w:val="left"/>
        <w:rPr>
          <w:sz w:val="20"/>
        </w:rPr>
      </w:pPr>
      <w:r w:rsidRPr="00AF75F2">
        <w:rPr>
          <w:sz w:val="20"/>
        </w:rPr>
        <w:t xml:space="preserve">In recent years, the use of deep learning algorithms in general and convolutional neural networks (CNNs) led to many breakthroughs in a variety of computer vision applications like segmentation, </w:t>
      </w:r>
      <w:proofErr w:type="gramStart"/>
      <w:r w:rsidRPr="00AF75F2">
        <w:rPr>
          <w:sz w:val="20"/>
        </w:rPr>
        <w:t>recognition</w:t>
      </w:r>
      <w:proofErr w:type="gramEnd"/>
      <w:r w:rsidRPr="00AF75F2">
        <w:rPr>
          <w:sz w:val="20"/>
        </w:rPr>
        <w:t xml:space="preserve"> and object detection. </w:t>
      </w:r>
    </w:p>
    <w:p w14:paraId="068F9359" w14:textId="7694C30E" w:rsidR="00C21CCA" w:rsidRPr="00AF75F2" w:rsidRDefault="00C21CCA" w:rsidP="00DB74D3">
      <w:pPr>
        <w:spacing w:after="0"/>
        <w:jc w:val="left"/>
        <w:rPr>
          <w:sz w:val="20"/>
        </w:rPr>
      </w:pPr>
      <w:r w:rsidRPr="00AF75F2">
        <w:rPr>
          <w:sz w:val="20"/>
        </w:rPr>
        <w:t xml:space="preserve">As per the proposed methodology, the </w:t>
      </w:r>
      <w:r w:rsidR="00DB74D3" w:rsidRPr="00AF75F2">
        <w:rPr>
          <w:sz w:val="20"/>
        </w:rPr>
        <w:t xml:space="preserve">CNN </w:t>
      </w:r>
      <w:r w:rsidRPr="00AF75F2">
        <w:rPr>
          <w:sz w:val="20"/>
        </w:rPr>
        <w:t>m</w:t>
      </w:r>
      <w:r w:rsidR="004F7C7C" w:rsidRPr="00AF75F2">
        <w:rPr>
          <w:sz w:val="20"/>
        </w:rPr>
        <w:t xml:space="preserve">odel selection </w:t>
      </w:r>
      <w:r w:rsidRPr="00AF75F2">
        <w:rPr>
          <w:sz w:val="20"/>
        </w:rPr>
        <w:t xml:space="preserve">process was twofold with more emphasis on </w:t>
      </w:r>
      <w:r w:rsidR="00DB74D3" w:rsidRPr="00AF75F2">
        <w:rPr>
          <w:sz w:val="20"/>
        </w:rPr>
        <w:t>selecting</w:t>
      </w:r>
      <w:r w:rsidRPr="00AF75F2">
        <w:rPr>
          <w:sz w:val="20"/>
        </w:rPr>
        <w:t xml:space="preserve"> the final model </w:t>
      </w:r>
      <w:r w:rsidR="00F93E41" w:rsidRPr="00AF75F2">
        <w:rPr>
          <w:sz w:val="20"/>
        </w:rPr>
        <w:t>with</w:t>
      </w:r>
      <w:r w:rsidRPr="00AF75F2">
        <w:rPr>
          <w:sz w:val="20"/>
        </w:rPr>
        <w:t xml:space="preserve"> highest </w:t>
      </w:r>
      <w:ins w:id="35" w:author="Gunther Bacellar [2]" w:date="2021-04-25T11:42:00Z">
        <w:r w:rsidR="008D564C">
          <w:rPr>
            <w:sz w:val="20"/>
          </w:rPr>
          <w:t xml:space="preserve">validation </w:t>
        </w:r>
      </w:ins>
      <w:r w:rsidRPr="00AF75F2">
        <w:rPr>
          <w:sz w:val="20"/>
        </w:rPr>
        <w:t>accuracy.</w:t>
      </w:r>
      <w:r w:rsidR="00713731" w:rsidRPr="00AF75F2">
        <w:rPr>
          <w:sz w:val="20"/>
        </w:rPr>
        <w:t xml:space="preserve"> Transfer learning coupled with development of our own CNN architecture was predominately the main approach that we followed during model selection phase.</w:t>
      </w:r>
    </w:p>
    <w:p w14:paraId="165B446E" w14:textId="77777777" w:rsidR="00DB74D3" w:rsidRPr="00AF75F2" w:rsidRDefault="00DB74D3" w:rsidP="00DB74D3">
      <w:pPr>
        <w:spacing w:after="0"/>
        <w:jc w:val="left"/>
        <w:rPr>
          <w:sz w:val="20"/>
        </w:rPr>
      </w:pPr>
    </w:p>
    <w:p w14:paraId="65B16940" w14:textId="745C7B2C" w:rsidR="00DD49AF" w:rsidRPr="00AF75F2" w:rsidRDefault="00DB74D3" w:rsidP="00DD49AF">
      <w:pPr>
        <w:rPr>
          <w:sz w:val="20"/>
        </w:rPr>
      </w:pPr>
      <w:r w:rsidRPr="00AF75F2">
        <w:rPr>
          <w:b/>
          <w:bCs/>
          <w:sz w:val="20"/>
        </w:rPr>
        <w:t>Transfer Learning approach:</w:t>
      </w:r>
      <w:r w:rsidRPr="00AF75F2">
        <w:rPr>
          <w:sz w:val="20"/>
        </w:rPr>
        <w:t xml:space="preserve"> </w:t>
      </w:r>
      <w:r w:rsidR="00C21CCA" w:rsidRPr="00AF75F2">
        <w:rPr>
          <w:sz w:val="20"/>
        </w:rPr>
        <w:t xml:space="preserve">Transfer learning method </w:t>
      </w:r>
      <w:r w:rsidR="00DE1461" w:rsidRPr="00AF75F2">
        <w:rPr>
          <w:sz w:val="20"/>
        </w:rPr>
        <w:t>was</w:t>
      </w:r>
      <w:r w:rsidR="00C21CCA" w:rsidRPr="00AF75F2">
        <w:rPr>
          <w:sz w:val="20"/>
        </w:rPr>
        <w:t xml:space="preserve"> selected as the first approach wh</w:t>
      </w:r>
      <w:r w:rsidR="00DE1461" w:rsidRPr="00AF75F2">
        <w:rPr>
          <w:sz w:val="20"/>
        </w:rPr>
        <w:t>ich demonstrate</w:t>
      </w:r>
      <w:r w:rsidR="003059F2" w:rsidRPr="00AF75F2">
        <w:rPr>
          <w:sz w:val="20"/>
        </w:rPr>
        <w:t>s</w:t>
      </w:r>
      <w:r w:rsidR="00DE1461" w:rsidRPr="00AF75F2">
        <w:rPr>
          <w:sz w:val="20"/>
        </w:rPr>
        <w:t xml:space="preserve"> reusability of some pre-trained models specific to image classification task. We intended to pursue transfer learning for </w:t>
      </w:r>
      <w:r w:rsidR="004938D8" w:rsidRPr="00AF75F2">
        <w:rPr>
          <w:sz w:val="20"/>
        </w:rPr>
        <w:t xml:space="preserve">the </w:t>
      </w:r>
      <w:r w:rsidR="00DE1461" w:rsidRPr="00AF75F2">
        <w:rPr>
          <w:sz w:val="20"/>
        </w:rPr>
        <w:t>following reasons:</w:t>
      </w:r>
    </w:p>
    <w:p w14:paraId="7923723B" w14:textId="1401CD0C" w:rsidR="006A05BC" w:rsidRPr="00AF75F2" w:rsidRDefault="00DE1461" w:rsidP="00DD49AF">
      <w:pPr>
        <w:rPr>
          <w:sz w:val="20"/>
        </w:rPr>
      </w:pPr>
      <w:r w:rsidRPr="00AF75F2">
        <w:rPr>
          <w:sz w:val="20"/>
        </w:rPr>
        <w:t xml:space="preserve">1) </w:t>
      </w:r>
      <w:r w:rsidR="006A05BC" w:rsidRPr="00AF75F2">
        <w:rPr>
          <w:sz w:val="20"/>
        </w:rPr>
        <w:t>The</w:t>
      </w:r>
      <w:r w:rsidR="00F4023C" w:rsidRPr="00AF75F2">
        <w:rPr>
          <w:sz w:val="20"/>
        </w:rPr>
        <w:t xml:space="preserve"> i</w:t>
      </w:r>
      <w:r w:rsidR="006A05BC" w:rsidRPr="00AF75F2">
        <w:rPr>
          <w:sz w:val="20"/>
        </w:rPr>
        <w:t xml:space="preserve">nitial layers of the network are already trained, which are otherwise very hard to train due to the vanishing gradient problem. Eventually it </w:t>
      </w:r>
      <w:r w:rsidRPr="00AF75F2">
        <w:rPr>
          <w:sz w:val="20"/>
        </w:rPr>
        <w:t>save</w:t>
      </w:r>
      <w:r w:rsidR="006A05BC" w:rsidRPr="00AF75F2">
        <w:rPr>
          <w:sz w:val="20"/>
        </w:rPr>
        <w:t>s</w:t>
      </w:r>
      <w:r w:rsidRPr="00AF75F2">
        <w:rPr>
          <w:sz w:val="20"/>
        </w:rPr>
        <w:t xml:space="preserve"> train time and avoid huge computational power required for training the classification model.</w:t>
      </w:r>
    </w:p>
    <w:p w14:paraId="43146FBF" w14:textId="23A92605" w:rsidR="004938D8" w:rsidRPr="00AF75F2" w:rsidRDefault="004938D8" w:rsidP="006A05BC">
      <w:pPr>
        <w:rPr>
          <w:sz w:val="20"/>
        </w:rPr>
      </w:pPr>
      <w:r w:rsidRPr="00AF75F2">
        <w:rPr>
          <w:sz w:val="20"/>
        </w:rPr>
        <w:t xml:space="preserve">2) Due to lack of </w:t>
      </w:r>
      <w:r w:rsidR="00F93E41" w:rsidRPr="00AF75F2">
        <w:rPr>
          <w:sz w:val="20"/>
        </w:rPr>
        <w:t>Covid-19 x-ray images</w:t>
      </w:r>
      <w:r w:rsidRPr="00AF75F2">
        <w:rPr>
          <w:sz w:val="20"/>
        </w:rPr>
        <w:t xml:space="preserve">, transfer learning </w:t>
      </w:r>
      <w:r w:rsidR="006A05BC" w:rsidRPr="00AF75F2">
        <w:rPr>
          <w:sz w:val="20"/>
        </w:rPr>
        <w:t>is</w:t>
      </w:r>
      <w:r w:rsidRPr="00AF75F2">
        <w:rPr>
          <w:sz w:val="20"/>
        </w:rPr>
        <w:t xml:space="preserve"> the</w:t>
      </w:r>
      <w:r w:rsidR="00F93E41" w:rsidRPr="00AF75F2">
        <w:rPr>
          <w:sz w:val="20"/>
        </w:rPr>
        <w:t xml:space="preserve"> most imperative </w:t>
      </w:r>
      <w:r w:rsidRPr="00AF75F2">
        <w:rPr>
          <w:sz w:val="20"/>
        </w:rPr>
        <w:t xml:space="preserve">choice to train the model with </w:t>
      </w:r>
      <w:proofErr w:type="gramStart"/>
      <w:r w:rsidRPr="00AF75F2">
        <w:rPr>
          <w:sz w:val="20"/>
        </w:rPr>
        <w:t xml:space="preserve">comparatively  </w:t>
      </w:r>
      <w:r w:rsidR="00F93E41" w:rsidRPr="00AF75F2">
        <w:rPr>
          <w:sz w:val="20"/>
        </w:rPr>
        <w:t>low</w:t>
      </w:r>
      <w:proofErr w:type="gramEnd"/>
      <w:r w:rsidR="00F93E41" w:rsidRPr="00AF75F2">
        <w:rPr>
          <w:sz w:val="20"/>
        </w:rPr>
        <w:t xml:space="preserve"> volume of </w:t>
      </w:r>
      <w:r w:rsidRPr="00AF75F2">
        <w:rPr>
          <w:sz w:val="20"/>
        </w:rPr>
        <w:t xml:space="preserve">training data. </w:t>
      </w:r>
    </w:p>
    <w:p w14:paraId="3A3F4165" w14:textId="4B00C83F" w:rsidR="00F93E41" w:rsidRPr="00AF75F2" w:rsidRDefault="004938D8" w:rsidP="006A05BC">
      <w:pPr>
        <w:rPr>
          <w:sz w:val="20"/>
        </w:rPr>
      </w:pPr>
      <w:r w:rsidRPr="00AF75F2">
        <w:rPr>
          <w:sz w:val="20"/>
        </w:rPr>
        <w:t xml:space="preserve">3) Initial literature survey revealed that similar </w:t>
      </w:r>
      <w:r w:rsidR="00F93E41" w:rsidRPr="00AF75F2">
        <w:rPr>
          <w:sz w:val="20"/>
        </w:rPr>
        <w:t>Covid-19</w:t>
      </w:r>
      <w:ins w:id="36" w:author="Gunther Bacellar [2]" w:date="2021-04-25T11:42:00Z">
        <w:r w:rsidR="008C0390">
          <w:rPr>
            <w:sz w:val="20"/>
          </w:rPr>
          <w:t>/Pneumonia</w:t>
        </w:r>
      </w:ins>
      <w:r w:rsidR="00F93E41" w:rsidRPr="00AF75F2">
        <w:rPr>
          <w:sz w:val="20"/>
        </w:rPr>
        <w:t xml:space="preserve"> research work</w:t>
      </w:r>
      <w:r w:rsidRPr="00AF75F2">
        <w:rPr>
          <w:sz w:val="20"/>
        </w:rPr>
        <w:t xml:space="preserve"> utilized pre-trained </w:t>
      </w:r>
      <w:r w:rsidR="006A05BC" w:rsidRPr="00AF75F2">
        <w:rPr>
          <w:sz w:val="20"/>
        </w:rPr>
        <w:t xml:space="preserve">network </w:t>
      </w:r>
      <w:r w:rsidR="00F93E41" w:rsidRPr="00AF75F2">
        <w:rPr>
          <w:sz w:val="20"/>
        </w:rPr>
        <w:t xml:space="preserve">to </w:t>
      </w:r>
      <w:r w:rsidR="00F93E41" w:rsidRPr="00AF75F2">
        <w:rPr>
          <w:sz w:val="20"/>
        </w:rPr>
        <w:t>develop image recognition models that yielded higher accuracy</w:t>
      </w:r>
      <w:r w:rsidR="006A05BC" w:rsidRPr="00AF75F2">
        <w:rPr>
          <w:sz w:val="20"/>
        </w:rPr>
        <w:t xml:space="preserve">. </w:t>
      </w:r>
    </w:p>
    <w:p w14:paraId="08E5F886" w14:textId="71C41BF8" w:rsidR="00DB74D3" w:rsidRPr="00AF75F2" w:rsidRDefault="00DB74D3" w:rsidP="00E938D7">
      <w:pPr>
        <w:rPr>
          <w:sz w:val="20"/>
        </w:rPr>
      </w:pPr>
      <w:r w:rsidRPr="00AF75F2">
        <w:rPr>
          <w:sz w:val="20"/>
        </w:rPr>
        <w:t>4) Easy adaptability of pre-trained CNN architectures proven to be beneficial to fit training dataset comprised of standard size images</w:t>
      </w:r>
      <w:r w:rsidR="006A05BC" w:rsidRPr="00AF75F2">
        <w:rPr>
          <w:sz w:val="20"/>
        </w:rPr>
        <w:t>.</w:t>
      </w:r>
    </w:p>
    <w:p w14:paraId="5601F442" w14:textId="77777777" w:rsidR="00397D2B" w:rsidRDefault="003F4075" w:rsidP="00397D2B">
      <w:pPr>
        <w:rPr>
          <w:sz w:val="20"/>
        </w:rPr>
      </w:pPr>
      <w:r w:rsidRPr="00AF75F2">
        <w:rPr>
          <w:sz w:val="20"/>
        </w:rPr>
        <w:t xml:space="preserve">As a result of </w:t>
      </w:r>
      <w:r w:rsidR="006A05BC" w:rsidRPr="00AF75F2">
        <w:rPr>
          <w:sz w:val="20"/>
        </w:rPr>
        <w:t xml:space="preserve">an </w:t>
      </w:r>
      <w:r w:rsidRPr="00AF75F2">
        <w:rPr>
          <w:sz w:val="20"/>
        </w:rPr>
        <w:t>extensive research, f</w:t>
      </w:r>
      <w:r w:rsidR="00DB74D3" w:rsidRPr="00AF75F2">
        <w:rPr>
          <w:sz w:val="20"/>
        </w:rPr>
        <w:t xml:space="preserve">ollowing pre-trained models </w:t>
      </w:r>
      <w:r w:rsidRPr="00AF75F2">
        <w:rPr>
          <w:sz w:val="20"/>
        </w:rPr>
        <w:t>were selected</w:t>
      </w:r>
      <w:r w:rsidR="00DB74D3" w:rsidRPr="00AF75F2">
        <w:rPr>
          <w:sz w:val="20"/>
        </w:rPr>
        <w:t xml:space="preserve"> for </w:t>
      </w:r>
      <w:r w:rsidRPr="00AF75F2">
        <w:rPr>
          <w:sz w:val="20"/>
        </w:rPr>
        <w:t>initial model building and accuracy check:</w:t>
      </w:r>
    </w:p>
    <w:p w14:paraId="47A4B28B" w14:textId="37A1D1FF" w:rsidR="004605C3" w:rsidRPr="004605C3" w:rsidRDefault="004605C3" w:rsidP="00397D2B">
      <w:pPr>
        <w:rPr>
          <w:sz w:val="20"/>
        </w:rPr>
      </w:pPr>
      <w:r w:rsidRPr="004605C3">
        <w:rPr>
          <w:b/>
          <w:bCs/>
          <w:sz w:val="20"/>
        </w:rPr>
        <w:t>ResNet:</w:t>
      </w:r>
      <w:r w:rsidRPr="004605C3">
        <w:rPr>
          <w:sz w:val="20"/>
        </w:rPr>
        <w:t xml:space="preserve"> Residual Network architecture aims to build a deeper network compared to other plain networks and simultaneously find an optimized number of layers to mitigate the vanishing gradient problem. Residual Networks learn residual functions with reference to the layer inputs, instead of learning unreferenced functions.</w:t>
      </w:r>
    </w:p>
    <w:p w14:paraId="1A1AA17B" w14:textId="77777777" w:rsidR="004605C3" w:rsidRPr="004605C3" w:rsidRDefault="004605C3" w:rsidP="004605C3">
      <w:pPr>
        <w:spacing w:after="0"/>
        <w:rPr>
          <w:sz w:val="20"/>
        </w:rPr>
      </w:pPr>
      <w:r w:rsidRPr="004605C3">
        <w:rPr>
          <w:b/>
          <w:bCs/>
          <w:sz w:val="20"/>
        </w:rPr>
        <w:t xml:space="preserve">VGG: </w:t>
      </w:r>
      <w:r w:rsidRPr="004605C3">
        <w:rPr>
          <w:sz w:val="20"/>
        </w:rPr>
        <w:t xml:space="preserve">VGG considered to be an extension of </w:t>
      </w:r>
      <w:proofErr w:type="spellStart"/>
      <w:r w:rsidRPr="004605C3">
        <w:rPr>
          <w:sz w:val="20"/>
        </w:rPr>
        <w:t>AlexNet</w:t>
      </w:r>
      <w:proofErr w:type="spellEnd"/>
      <w:r w:rsidRPr="004605C3">
        <w:rPr>
          <w:sz w:val="20"/>
        </w:rPr>
        <w:t xml:space="preserve">, winner of ImageNet Large-Scale Visual Recognition Challenge (ILSVRC) in 2012. Unlike </w:t>
      </w:r>
      <w:proofErr w:type="spellStart"/>
      <w:r w:rsidRPr="004605C3">
        <w:rPr>
          <w:sz w:val="20"/>
        </w:rPr>
        <w:t>AlexNet</w:t>
      </w:r>
      <w:proofErr w:type="spellEnd"/>
      <w:r w:rsidRPr="004605C3">
        <w:rPr>
          <w:sz w:val="20"/>
        </w:rPr>
        <w:t>, VGG focused on depth which leads to improved performance due to the addition of more layers.</w:t>
      </w:r>
    </w:p>
    <w:p w14:paraId="3768B997" w14:textId="0BFE302A" w:rsidR="004605C3" w:rsidRPr="004605C3" w:rsidRDefault="004605C3" w:rsidP="004605C3">
      <w:pPr>
        <w:spacing w:after="0"/>
        <w:rPr>
          <w:sz w:val="20"/>
        </w:rPr>
      </w:pPr>
      <w:r w:rsidRPr="004605C3">
        <w:rPr>
          <w:b/>
          <w:bCs/>
          <w:sz w:val="20"/>
        </w:rPr>
        <w:t>Inception:</w:t>
      </w:r>
      <w:r w:rsidRPr="004605C3">
        <w:rPr>
          <w:sz w:val="20"/>
        </w:rPr>
        <w:t xml:space="preserve"> Inception v3, CNN model also known as </w:t>
      </w:r>
      <w:proofErr w:type="spellStart"/>
      <w:r w:rsidRPr="004605C3">
        <w:rPr>
          <w:sz w:val="20"/>
        </w:rPr>
        <w:t>Googlenet</w:t>
      </w:r>
      <w:proofErr w:type="spellEnd"/>
      <w:r w:rsidRPr="004605C3">
        <w:rPr>
          <w:sz w:val="20"/>
        </w:rPr>
        <w:t xml:space="preserve">, was developed for assisting in image analysis and object detection. It has 12 times fewer parameters than </w:t>
      </w:r>
      <w:proofErr w:type="spellStart"/>
      <w:r w:rsidRPr="004605C3">
        <w:rPr>
          <w:sz w:val="20"/>
        </w:rPr>
        <w:t>AlexNet</w:t>
      </w:r>
      <w:proofErr w:type="spellEnd"/>
      <w:r w:rsidRPr="004605C3">
        <w:rPr>
          <w:sz w:val="20"/>
        </w:rPr>
        <w:t xml:space="preserve"> and is the ILSVRC 2014 classification winner. It is composed of 22 layers.</w:t>
      </w:r>
    </w:p>
    <w:p w14:paraId="6C0776BC" w14:textId="3038B147" w:rsidR="004605C3" w:rsidRPr="004605C3" w:rsidRDefault="004605C3" w:rsidP="004605C3">
      <w:pPr>
        <w:spacing w:after="0"/>
        <w:rPr>
          <w:sz w:val="20"/>
        </w:rPr>
      </w:pPr>
      <w:r w:rsidRPr="004605C3">
        <w:rPr>
          <w:b/>
          <w:bCs/>
          <w:sz w:val="20"/>
        </w:rPr>
        <w:t xml:space="preserve">EfficientNet: </w:t>
      </w:r>
      <w:r w:rsidRPr="004605C3">
        <w:rPr>
          <w:sz w:val="20"/>
        </w:rPr>
        <w:t>In general, the EfficientNet models achieve both higher accuracy and better efficiency over existing CNNs, reducing parameter size and FLOPS by an order of magnitude. </w:t>
      </w:r>
    </w:p>
    <w:p w14:paraId="1C12EBAC" w14:textId="1CE7DCDC" w:rsidR="005C5832" w:rsidRDefault="005C5832" w:rsidP="00F95F88">
      <w:pPr>
        <w:spacing w:after="0"/>
        <w:jc w:val="left"/>
      </w:pPr>
    </w:p>
    <w:p w14:paraId="0610A051" w14:textId="0E76F2F4" w:rsidR="005C5832" w:rsidRPr="00F95F88" w:rsidRDefault="005C5832" w:rsidP="00F95F88">
      <w:pPr>
        <w:spacing w:after="0"/>
        <w:jc w:val="left"/>
      </w:pPr>
      <w:r>
        <w:rPr>
          <w:noProof/>
        </w:rPr>
        <w:drawing>
          <wp:inline distT="0" distB="0" distL="0" distR="0" wp14:anchorId="045328BA" wp14:editId="0805DF5E">
            <wp:extent cx="3049211" cy="1542052"/>
            <wp:effectExtent l="12700" t="12700" r="12065" b="762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80939" cy="1558098"/>
                    </a:xfrm>
                    <a:prstGeom prst="rect">
                      <a:avLst/>
                    </a:prstGeom>
                    <a:noFill/>
                    <a:ln>
                      <a:solidFill>
                        <a:schemeClr val="accent1"/>
                      </a:solidFill>
                    </a:ln>
                  </pic:spPr>
                </pic:pic>
              </a:graphicData>
            </a:graphic>
          </wp:inline>
        </w:drawing>
      </w:r>
    </w:p>
    <w:p w14:paraId="6CD5570C" w14:textId="5524A8CF" w:rsidR="00F95F88" w:rsidRPr="00F4023C" w:rsidRDefault="005C5832" w:rsidP="00F95F88">
      <w:pPr>
        <w:spacing w:after="0"/>
        <w:jc w:val="left"/>
        <w:rPr>
          <w:sz w:val="13"/>
          <w:szCs w:val="13"/>
        </w:rPr>
      </w:pPr>
      <w:r>
        <w:rPr>
          <w:sz w:val="24"/>
          <w:szCs w:val="24"/>
        </w:rPr>
        <w:t xml:space="preserve">                              </w:t>
      </w:r>
      <w:r w:rsidR="00F4023C" w:rsidRPr="00F4023C">
        <w:rPr>
          <w:sz w:val="13"/>
          <w:szCs w:val="13"/>
        </w:rPr>
        <w:t xml:space="preserve">Fig. </w:t>
      </w:r>
      <w:r w:rsidR="00BF0953">
        <w:rPr>
          <w:sz w:val="13"/>
          <w:szCs w:val="13"/>
        </w:rPr>
        <w:t>4</w:t>
      </w:r>
      <w:r w:rsidR="00F4023C" w:rsidRPr="00F4023C">
        <w:rPr>
          <w:sz w:val="13"/>
          <w:szCs w:val="13"/>
        </w:rPr>
        <w:t>:</w:t>
      </w:r>
      <w:r w:rsidRPr="00F4023C">
        <w:rPr>
          <w:sz w:val="13"/>
          <w:szCs w:val="13"/>
        </w:rPr>
        <w:t xml:space="preserve"> </w:t>
      </w:r>
      <w:hyperlink r:id="rId23" w:history="1">
        <w:r w:rsidRPr="00F4023C">
          <w:rPr>
            <w:rStyle w:val="Hyperlink"/>
            <w:sz w:val="13"/>
            <w:szCs w:val="13"/>
          </w:rPr>
          <w:t>Source</w:t>
        </w:r>
      </w:hyperlink>
    </w:p>
    <w:p w14:paraId="1C263823" w14:textId="77777777" w:rsidR="005C5832" w:rsidRPr="005C5832" w:rsidRDefault="005C5832" w:rsidP="00F95F88">
      <w:pPr>
        <w:spacing w:after="0"/>
        <w:jc w:val="left"/>
        <w:rPr>
          <w:sz w:val="16"/>
          <w:szCs w:val="16"/>
        </w:rPr>
      </w:pPr>
    </w:p>
    <w:p w14:paraId="6E572A7A" w14:textId="3CE4B3D8" w:rsidR="00F95F88" w:rsidRPr="00F95F88" w:rsidRDefault="00F95F88" w:rsidP="00F95F88">
      <w:pPr>
        <w:spacing w:after="0"/>
        <w:jc w:val="left"/>
      </w:pPr>
    </w:p>
    <w:p w14:paraId="5CF9AF43" w14:textId="13307822" w:rsidR="00467A74" w:rsidRDefault="00DD49AF" w:rsidP="00467A74">
      <w:pPr>
        <w:spacing w:after="0"/>
        <w:rPr>
          <w:sz w:val="20"/>
        </w:rPr>
      </w:pPr>
      <w:r w:rsidRPr="00AF75F2">
        <w:rPr>
          <w:b/>
          <w:bCs/>
          <w:sz w:val="20"/>
        </w:rPr>
        <w:t xml:space="preserve">Simple CNN approach: </w:t>
      </w:r>
      <w:r w:rsidRPr="00AF75F2">
        <w:rPr>
          <w:sz w:val="20"/>
        </w:rPr>
        <w:t>In subsequent stage, we developed</w:t>
      </w:r>
      <w:ins w:id="37" w:author="Gunther Bacellar" w:date="2021-04-25T12:15:00Z">
        <w:r w:rsidR="00F92839">
          <w:rPr>
            <w:sz w:val="20"/>
          </w:rPr>
          <w:t xml:space="preserve"> our own </w:t>
        </w:r>
      </w:ins>
      <w:del w:id="38" w:author="Gunther Bacellar" w:date="2021-04-25T12:15:00Z">
        <w:r w:rsidRPr="00AF75F2" w:rsidDel="00F92839">
          <w:rPr>
            <w:sz w:val="20"/>
          </w:rPr>
          <w:delText xml:space="preserve"> a simple </w:delText>
        </w:r>
      </w:del>
      <w:r w:rsidRPr="00AF75F2">
        <w:rPr>
          <w:sz w:val="20"/>
        </w:rPr>
        <w:t>convolutional neural network</w:t>
      </w:r>
      <w:r w:rsidR="007D575C" w:rsidRPr="00AF75F2">
        <w:rPr>
          <w:sz w:val="20"/>
        </w:rPr>
        <w:t xml:space="preserve"> </w:t>
      </w:r>
      <w:ins w:id="39" w:author="Gunther Bacellar" w:date="2021-04-25T12:16:00Z">
        <w:r w:rsidR="00F92839">
          <w:rPr>
            <w:sz w:val="20"/>
          </w:rPr>
          <w:t xml:space="preserve">by testing more than 100 </w:t>
        </w:r>
      </w:ins>
      <w:ins w:id="40" w:author="Gunther Bacellar" w:date="2021-04-25T12:17:00Z">
        <w:r w:rsidR="00F92839">
          <w:rPr>
            <w:sz w:val="20"/>
          </w:rPr>
          <w:t xml:space="preserve">different architectures with different number of layers, number of neurons per </w:t>
        </w:r>
      </w:ins>
      <w:ins w:id="41" w:author="Gunther Bacellar" w:date="2021-04-25T12:18:00Z">
        <w:r w:rsidR="00F92839">
          <w:rPr>
            <w:sz w:val="20"/>
          </w:rPr>
          <w:t>layer, normalizations,</w:t>
        </w:r>
      </w:ins>
      <w:ins w:id="42" w:author="Gunther Bacellar" w:date="2021-04-25T12:19:00Z">
        <w:r w:rsidR="00F92839">
          <w:rPr>
            <w:sz w:val="20"/>
          </w:rPr>
          <w:t xml:space="preserve"> </w:t>
        </w:r>
      </w:ins>
      <w:ins w:id="43" w:author="Gunther Bacellar" w:date="2021-04-25T12:18:00Z">
        <w:r w:rsidR="00F92839">
          <w:rPr>
            <w:sz w:val="20"/>
          </w:rPr>
          <w:t>pooling techniques</w:t>
        </w:r>
      </w:ins>
      <w:ins w:id="44" w:author="Gunther Bacellar" w:date="2021-04-25T12:19:00Z">
        <w:r w:rsidR="00F92839">
          <w:rPr>
            <w:sz w:val="20"/>
          </w:rPr>
          <w:t xml:space="preserve"> and hyperparameters using techniques of grid and random</w:t>
        </w:r>
      </w:ins>
      <w:ins w:id="45" w:author="Gunther Bacellar" w:date="2021-04-25T12:20:00Z">
        <w:r w:rsidR="00F92839">
          <w:rPr>
            <w:sz w:val="20"/>
          </w:rPr>
          <w:t xml:space="preserve"> </w:t>
        </w:r>
        <w:proofErr w:type="gramStart"/>
        <w:r w:rsidR="00F92839">
          <w:rPr>
            <w:sz w:val="20"/>
          </w:rPr>
          <w:t>search, and</w:t>
        </w:r>
        <w:proofErr w:type="gramEnd"/>
        <w:r w:rsidR="00F92839">
          <w:rPr>
            <w:sz w:val="20"/>
          </w:rPr>
          <w:t xml:space="preserve"> adapting the model after each additional improvement of validation accuracy</w:t>
        </w:r>
      </w:ins>
      <w:ins w:id="46" w:author="Gunther Bacellar" w:date="2021-04-25T12:17:00Z">
        <w:r w:rsidR="00F92839">
          <w:rPr>
            <w:sz w:val="20"/>
          </w:rPr>
          <w:t xml:space="preserve">. The best </w:t>
        </w:r>
      </w:ins>
      <w:ins w:id="47" w:author="Gunther Bacellar" w:date="2021-04-25T12:21:00Z">
        <w:r w:rsidR="00F92839">
          <w:rPr>
            <w:sz w:val="20"/>
          </w:rPr>
          <w:t xml:space="preserve">validation </w:t>
        </w:r>
      </w:ins>
      <w:ins w:id="48" w:author="Gunther Bacellar" w:date="2021-04-25T12:17:00Z">
        <w:r w:rsidR="00F92839">
          <w:rPr>
            <w:sz w:val="20"/>
          </w:rPr>
          <w:t xml:space="preserve">accuracy </w:t>
        </w:r>
      </w:ins>
      <w:ins w:id="49" w:author="Gunther Bacellar" w:date="2021-04-25T12:18:00Z">
        <w:r w:rsidR="00F92839">
          <w:rPr>
            <w:sz w:val="20"/>
          </w:rPr>
          <w:t xml:space="preserve">achieved </w:t>
        </w:r>
      </w:ins>
      <w:ins w:id="50" w:author="Gunther Bacellar" w:date="2021-04-25T12:17:00Z">
        <w:r w:rsidR="00F92839">
          <w:rPr>
            <w:sz w:val="20"/>
          </w:rPr>
          <w:t xml:space="preserve">so far </w:t>
        </w:r>
      </w:ins>
      <w:ins w:id="51" w:author="Gunther Bacellar" w:date="2021-04-25T12:18:00Z">
        <w:r w:rsidR="00F92839">
          <w:rPr>
            <w:sz w:val="20"/>
          </w:rPr>
          <w:t>uses</w:t>
        </w:r>
      </w:ins>
      <w:del w:id="52" w:author="Gunther Bacellar" w:date="2021-04-25T12:18:00Z">
        <w:r w:rsidR="007D575C" w:rsidRPr="00AF75F2" w:rsidDel="00F92839">
          <w:rPr>
            <w:sz w:val="20"/>
          </w:rPr>
          <w:delText>with</w:delText>
        </w:r>
      </w:del>
      <w:r w:rsidR="007D575C" w:rsidRPr="00AF75F2">
        <w:rPr>
          <w:sz w:val="20"/>
        </w:rPr>
        <w:t xml:space="preserve"> </w:t>
      </w:r>
      <w:r w:rsidR="00423A2D" w:rsidRPr="00AF75F2">
        <w:rPr>
          <w:sz w:val="20"/>
        </w:rPr>
        <w:t>3</w:t>
      </w:r>
      <w:r w:rsidR="007D575C" w:rsidRPr="00AF75F2">
        <w:rPr>
          <w:sz w:val="20"/>
        </w:rPr>
        <w:t xml:space="preserve"> convolutio</w:t>
      </w:r>
      <w:del w:id="53" w:author="Gunther Bacellar" w:date="2021-04-24T22:06:00Z">
        <w:r w:rsidR="007D575C" w:rsidRPr="00AF75F2" w:rsidDel="00C07F05">
          <w:rPr>
            <w:sz w:val="20"/>
          </w:rPr>
          <w:delText>0</w:delText>
        </w:r>
      </w:del>
      <w:r w:rsidR="007D575C" w:rsidRPr="00AF75F2">
        <w:rPr>
          <w:sz w:val="20"/>
        </w:rPr>
        <w:t xml:space="preserve">nal layers followed by two fully connected linear layers. </w:t>
      </w:r>
      <w:r w:rsidR="00F4023C" w:rsidRPr="00AF75F2">
        <w:rPr>
          <w:sz w:val="20"/>
        </w:rPr>
        <w:t xml:space="preserve">Fig. 5 </w:t>
      </w:r>
      <w:r w:rsidR="00BF0953" w:rsidRPr="00AF75F2">
        <w:rPr>
          <w:sz w:val="20"/>
        </w:rPr>
        <w:t xml:space="preserve">manifests the CNN model </w:t>
      </w:r>
      <w:r w:rsidR="00423A2D" w:rsidRPr="00AF75F2">
        <w:rPr>
          <w:sz w:val="20"/>
        </w:rPr>
        <w:t>architecture</w:t>
      </w:r>
      <w:r w:rsidR="00BF0953" w:rsidRPr="00AF75F2">
        <w:rPr>
          <w:sz w:val="20"/>
        </w:rPr>
        <w:t xml:space="preserve"> developed for</w:t>
      </w:r>
      <w:r w:rsidR="00423A2D" w:rsidRPr="00AF75F2">
        <w:rPr>
          <w:sz w:val="20"/>
        </w:rPr>
        <w:t xml:space="preserve"> </w:t>
      </w:r>
      <w:r w:rsidR="00BF0953" w:rsidRPr="00AF75F2">
        <w:rPr>
          <w:sz w:val="20"/>
        </w:rPr>
        <w:t xml:space="preserve">this exercise. </w:t>
      </w:r>
      <w:r w:rsidR="00467A74" w:rsidRPr="00AF75F2">
        <w:rPr>
          <w:sz w:val="20"/>
        </w:rPr>
        <w:t xml:space="preserve">Rectified Linear Unit (ReLU) addressed the non-linearity whereas batch normalization technique </w:t>
      </w:r>
      <w:ins w:id="54" w:author="Gunther Bacellar" w:date="2021-04-24T22:07:00Z">
        <w:r w:rsidR="00C07F05">
          <w:rPr>
            <w:sz w:val="20"/>
          </w:rPr>
          <w:t>using BatchNorm2d</w:t>
        </w:r>
      </w:ins>
      <w:ins w:id="55" w:author="Gunther Bacellar" w:date="2021-04-24T22:08:00Z">
        <w:r w:rsidR="00C07F05">
          <w:rPr>
            <w:sz w:val="20"/>
          </w:rPr>
          <w:t xml:space="preserve"> after each convolutional </w:t>
        </w:r>
        <w:r w:rsidR="00C07F05">
          <w:rPr>
            <w:sz w:val="20"/>
          </w:rPr>
          <w:lastRenderedPageBreak/>
          <w:t>layer, and dropout between the connected linear layers</w:t>
        </w:r>
      </w:ins>
      <w:ins w:id="56" w:author="Gunther Bacellar" w:date="2021-04-24T22:07:00Z">
        <w:r w:rsidR="00C07F05">
          <w:rPr>
            <w:sz w:val="20"/>
          </w:rPr>
          <w:t xml:space="preserve"> </w:t>
        </w:r>
      </w:ins>
      <w:del w:id="57" w:author="Gunther Bacellar" w:date="2021-04-24T22:08:00Z">
        <w:r w:rsidR="00467A74" w:rsidRPr="00AF75F2" w:rsidDel="00C07F05">
          <w:rPr>
            <w:sz w:val="20"/>
          </w:rPr>
          <w:delText xml:space="preserve">was </w:delText>
        </w:r>
      </w:del>
      <w:ins w:id="58" w:author="Gunther Bacellar" w:date="2021-04-24T22:08:00Z">
        <w:r w:rsidR="00C07F05">
          <w:rPr>
            <w:sz w:val="20"/>
          </w:rPr>
          <w:t>were</w:t>
        </w:r>
        <w:r w:rsidR="00C07F05" w:rsidRPr="00AF75F2">
          <w:rPr>
            <w:sz w:val="20"/>
          </w:rPr>
          <w:t xml:space="preserve"> </w:t>
        </w:r>
      </w:ins>
      <w:r w:rsidR="00467A74" w:rsidRPr="00AF75F2">
        <w:rPr>
          <w:sz w:val="20"/>
        </w:rPr>
        <w:t xml:space="preserve">used to standardize the inputs to a network and </w:t>
      </w:r>
      <w:ins w:id="59" w:author="Gunther Bacellar" w:date="2021-04-24T22:09:00Z">
        <w:r w:rsidR="00C07F05">
          <w:rPr>
            <w:sz w:val="20"/>
          </w:rPr>
          <w:t xml:space="preserve">stabilize the </w:t>
        </w:r>
      </w:ins>
      <w:ins w:id="60" w:author="Gunther Bacellar" w:date="2021-04-24T22:10:00Z">
        <w:r w:rsidR="00C07F05">
          <w:rPr>
            <w:sz w:val="20"/>
          </w:rPr>
          <w:t>validation loss along the epochs</w:t>
        </w:r>
      </w:ins>
      <w:ins w:id="61" w:author="Gunther Bacellar" w:date="2021-04-24T22:11:00Z">
        <w:r w:rsidR="007562EA">
          <w:rPr>
            <w:sz w:val="20"/>
          </w:rPr>
          <w:t>, reducing the variance of validation accuracy.</w:t>
        </w:r>
      </w:ins>
      <w:del w:id="62" w:author="Gunther Bacellar" w:date="2021-04-24T22:10:00Z">
        <w:r w:rsidR="00467A74" w:rsidRPr="00AF75F2" w:rsidDel="007562EA">
          <w:rPr>
            <w:sz w:val="20"/>
          </w:rPr>
          <w:delText>accelerated the training step by reducing the need of higher number of epochs</w:delText>
        </w:r>
      </w:del>
      <w:r w:rsidR="00467A74" w:rsidRPr="00AF75F2">
        <w:rPr>
          <w:sz w:val="20"/>
        </w:rPr>
        <w:t xml:space="preserve">. Batch normalization solves a major problem of internal covariate shift </w:t>
      </w:r>
      <w:proofErr w:type="gramStart"/>
      <w:r w:rsidR="00467A74" w:rsidRPr="00AF75F2">
        <w:rPr>
          <w:sz w:val="20"/>
        </w:rPr>
        <w:t>i.e.,</w:t>
      </w:r>
      <w:proofErr w:type="gramEnd"/>
      <w:r w:rsidR="00467A74" w:rsidRPr="00AF75F2">
        <w:rPr>
          <w:sz w:val="20"/>
        </w:rPr>
        <w:t xml:space="preserve"> it standardizes the input images of different amplitude which helps neural network to understand the correlation between them. </w:t>
      </w:r>
    </w:p>
    <w:p w14:paraId="59B8C31C" w14:textId="55F02993" w:rsidR="00397D2B" w:rsidRDefault="00397D2B" w:rsidP="00467A74">
      <w:pPr>
        <w:spacing w:after="0"/>
        <w:rPr>
          <w:ins w:id="63" w:author="Gunther Bacellar" w:date="2021-04-25T12:23:00Z"/>
          <w:sz w:val="20"/>
        </w:rPr>
      </w:pPr>
    </w:p>
    <w:p w14:paraId="7977BFF2" w14:textId="2E143078" w:rsidR="007655D9" w:rsidRPr="00AF75F2" w:rsidRDefault="007655D9" w:rsidP="00467A74">
      <w:pPr>
        <w:spacing w:after="0"/>
        <w:rPr>
          <w:sz w:val="20"/>
        </w:rPr>
      </w:pPr>
      <w:ins w:id="64" w:author="Gunther Bacellar" w:date="2021-04-25T12:23:00Z">
        <w:r>
          <w:rPr>
            <w:sz w:val="20"/>
          </w:rPr>
          <w:t>To avoid overfitting and generalization issues, we used the validation data to adjust our own model and calibrate the hyperparameters</w:t>
        </w:r>
      </w:ins>
      <w:ins w:id="65" w:author="Gunther Bacellar" w:date="2021-04-25T12:24:00Z">
        <w:r>
          <w:rPr>
            <w:sz w:val="20"/>
          </w:rPr>
          <w:t>, and the test data to find the final accuracy of the model.</w:t>
        </w:r>
      </w:ins>
    </w:p>
    <w:p w14:paraId="71C591B3" w14:textId="51724284" w:rsidR="00467A74" w:rsidRPr="00AF75F2" w:rsidRDefault="00467A74" w:rsidP="00467A74">
      <w:pPr>
        <w:spacing w:after="0"/>
        <w:rPr>
          <w:sz w:val="20"/>
        </w:rPr>
      </w:pPr>
      <w:r w:rsidRPr="00AF75F2">
        <w:rPr>
          <w:sz w:val="20"/>
        </w:rPr>
        <w:t xml:space="preserve">During forward propagation, batch normalization was implemented before </w:t>
      </w:r>
      <w:r>
        <w:rPr>
          <w:sz w:val="20"/>
        </w:rPr>
        <w:t>ReLU</w:t>
      </w:r>
      <w:r w:rsidRPr="00AF75F2">
        <w:rPr>
          <w:sz w:val="20"/>
        </w:rPr>
        <w:t xml:space="preserve"> activation layer so that data linearity can be achieved easily on normalized\centered data. </w:t>
      </w:r>
    </w:p>
    <w:p w14:paraId="299BDE35" w14:textId="4373839A" w:rsidR="00E46D6D" w:rsidRPr="00AF75F2" w:rsidRDefault="00E46D6D" w:rsidP="00BF0953">
      <w:pPr>
        <w:spacing w:after="0"/>
        <w:jc w:val="left"/>
        <w:rPr>
          <w:b/>
          <w:bCs/>
          <w:sz w:val="20"/>
        </w:rPr>
      </w:pPr>
    </w:p>
    <w:p w14:paraId="7E20E5B2" w14:textId="4115E68A" w:rsidR="00DD1790" w:rsidRPr="00467A74" w:rsidRDefault="00EA1BC6" w:rsidP="00AF75F2">
      <w:pPr>
        <w:spacing w:after="0"/>
        <w:rPr>
          <w:sz w:val="20"/>
        </w:rPr>
      </w:pPr>
      <w:r>
        <w:rPr>
          <w:noProof/>
        </w:rPr>
        <w:drawing>
          <wp:anchor distT="0" distB="0" distL="114300" distR="114300" simplePos="0" relativeHeight="251735040" behindDoc="0" locked="0" layoutInCell="1" allowOverlap="1" wp14:anchorId="1B8A978D" wp14:editId="5BF96FE6">
            <wp:simplePos x="0" y="0"/>
            <wp:positionH relativeFrom="column">
              <wp:posOffset>-1905</wp:posOffset>
            </wp:positionH>
            <wp:positionV relativeFrom="paragraph">
              <wp:posOffset>0</wp:posOffset>
            </wp:positionV>
            <wp:extent cx="6410960" cy="2655570"/>
            <wp:effectExtent l="0" t="0" r="2540" b="0"/>
            <wp:wrapTopAndBottom/>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10960" cy="2655570"/>
                    </a:xfrm>
                    <a:prstGeom prst="rect">
                      <a:avLst/>
                    </a:prstGeom>
                    <a:ln>
                      <a:noFill/>
                    </a:ln>
                  </pic:spPr>
                </pic:pic>
              </a:graphicData>
            </a:graphic>
            <wp14:sizeRelH relativeFrom="page">
              <wp14:pctWidth>0</wp14:pctWidth>
            </wp14:sizeRelH>
            <wp14:sizeRelV relativeFrom="page">
              <wp14:pctHeight>0</wp14:pctHeight>
            </wp14:sizeRelV>
          </wp:anchor>
        </w:drawing>
      </w:r>
      <w:r w:rsidR="00AF75F2" w:rsidRPr="00AF75F2">
        <w:rPr>
          <w:noProof/>
          <w:sz w:val="20"/>
        </w:rPr>
        <mc:AlternateContent>
          <mc:Choice Requires="wps">
            <w:drawing>
              <wp:anchor distT="0" distB="0" distL="114300" distR="114300" simplePos="0" relativeHeight="251737088" behindDoc="0" locked="0" layoutInCell="1" allowOverlap="1" wp14:anchorId="639212C4" wp14:editId="27F49B97">
                <wp:simplePos x="0" y="0"/>
                <wp:positionH relativeFrom="column">
                  <wp:posOffset>-299720</wp:posOffset>
                </wp:positionH>
                <wp:positionV relativeFrom="paragraph">
                  <wp:posOffset>2328545</wp:posOffset>
                </wp:positionV>
                <wp:extent cx="6411595" cy="135890"/>
                <wp:effectExtent l="0" t="0" r="1905" b="3810"/>
                <wp:wrapTopAndBottom/>
                <wp:docPr id="11" name="Text Box 11"/>
                <wp:cNvGraphicFramePr/>
                <a:graphic xmlns:a="http://schemas.openxmlformats.org/drawingml/2006/main">
                  <a:graphicData uri="http://schemas.microsoft.com/office/word/2010/wordprocessingShape">
                    <wps:wsp>
                      <wps:cNvSpPr txBox="1"/>
                      <wps:spPr>
                        <a:xfrm>
                          <a:off x="0" y="0"/>
                          <a:ext cx="6411595" cy="135890"/>
                        </a:xfrm>
                        <a:prstGeom prst="rect">
                          <a:avLst/>
                        </a:prstGeom>
                        <a:solidFill>
                          <a:prstClr val="white"/>
                        </a:solidFill>
                        <a:ln>
                          <a:noFill/>
                        </a:ln>
                      </wps:spPr>
                      <wps:txbx>
                        <w:txbxContent>
                          <w:p w14:paraId="2CF058E6" w14:textId="3850A09D" w:rsidR="001A5026" w:rsidRPr="00BF0953" w:rsidRDefault="001A5026" w:rsidP="00AF75F2">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212C4" id="Text Box 11" o:spid="_x0000_s1038" type="#_x0000_t202" style="position:absolute;left:0;text-align:left;margin-left:-23.6pt;margin-top:183.35pt;width:504.85pt;height:10.7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" stroked="f">
                <v:textbox inset="0,0,0,0">
                  <w:txbxContent>
                    <w:p w14:paraId="2CF058E6" w14:textId="3850A09D" w:rsidR="001A5026" w:rsidRPr="00BF0953" w:rsidRDefault="001A5026" w:rsidP="00AF75F2">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v:textbox>
                <w10:wrap type="topAndBottom"/>
              </v:shape>
            </w:pict>
          </mc:Fallback>
        </mc:AlternateContent>
      </w:r>
      <w:r w:rsidR="00F5272B" w:rsidRPr="00AF75F2">
        <w:rPr>
          <w:b/>
          <w:bCs/>
          <w:sz w:val="20"/>
        </w:rPr>
        <w:t xml:space="preserve">Brief overview of our CNN architecture: </w:t>
      </w:r>
    </w:p>
    <w:p w14:paraId="1153E463" w14:textId="77777777" w:rsidR="00F5272B" w:rsidRPr="00AF75F2" w:rsidRDefault="00F5272B" w:rsidP="00AF75F2">
      <w:pPr>
        <w:spacing w:after="0"/>
        <w:rPr>
          <w:sz w:val="20"/>
        </w:rPr>
      </w:pPr>
    </w:p>
    <w:p w14:paraId="5A86A11D" w14:textId="63DD28DC" w:rsidR="00F5272B" w:rsidRPr="00AF75F2" w:rsidRDefault="00F5272B" w:rsidP="00AF75F2">
      <w:pPr>
        <w:rPr>
          <w:b/>
          <w:bCs/>
          <w:sz w:val="20"/>
        </w:rPr>
      </w:pPr>
      <w:r w:rsidRPr="00AF75F2">
        <w:rPr>
          <w:sz w:val="20"/>
        </w:rPr>
        <w:t xml:space="preserve">The first convolutional layer </w:t>
      </w:r>
      <w:proofErr w:type="gramStart"/>
      <w:r w:rsidRPr="00AF75F2">
        <w:rPr>
          <w:sz w:val="20"/>
        </w:rPr>
        <w:t>self.conv</w:t>
      </w:r>
      <w:proofErr w:type="gramEnd"/>
      <w:r w:rsidRPr="00AF75F2">
        <w:rPr>
          <w:sz w:val="20"/>
        </w:rPr>
        <w:t xml:space="preserve">1 </w:t>
      </w:r>
      <w:r w:rsidR="0062510A" w:rsidRPr="00AF75F2">
        <w:rPr>
          <w:sz w:val="20"/>
        </w:rPr>
        <w:t xml:space="preserve">has an </w:t>
      </w:r>
      <w:r w:rsidRPr="00AF75F2">
        <w:rPr>
          <w:sz w:val="20"/>
        </w:rPr>
        <w:t>in</w:t>
      </w:r>
      <w:r w:rsidR="0062510A" w:rsidRPr="00AF75F2">
        <w:rPr>
          <w:sz w:val="20"/>
        </w:rPr>
        <w:t>put</w:t>
      </w:r>
      <w:r w:rsidRPr="00AF75F2">
        <w:rPr>
          <w:sz w:val="20"/>
        </w:rPr>
        <w:t xml:space="preserve"> channel of dimension 3 since we are using RGB image</w:t>
      </w:r>
      <w:r w:rsidR="00541789" w:rsidRPr="00AF75F2">
        <w:rPr>
          <w:sz w:val="20"/>
        </w:rPr>
        <w:t xml:space="preserve"> of size 224 x 224</w:t>
      </w:r>
      <w:r w:rsidRPr="00AF75F2">
        <w:rPr>
          <w:sz w:val="20"/>
        </w:rPr>
        <w:t xml:space="preserve">. The kernel size is chosen to be of size 3x3 with stride of 1. </w:t>
      </w:r>
      <w:r w:rsidR="00541789" w:rsidRPr="00AF75F2">
        <w:rPr>
          <w:sz w:val="20"/>
        </w:rPr>
        <w:t xml:space="preserve">Image padding of size 1 applied to keep uniformity between input and output image. The output dimension at this layer </w:t>
      </w:r>
      <w:proofErr w:type="gramStart"/>
      <w:r w:rsidR="0054671D" w:rsidRPr="00AF75F2">
        <w:rPr>
          <w:sz w:val="20"/>
        </w:rPr>
        <w:t xml:space="preserve">is </w:t>
      </w:r>
      <w:r w:rsidR="00541789" w:rsidRPr="00AF75F2">
        <w:rPr>
          <w:sz w:val="20"/>
        </w:rPr>
        <w:t xml:space="preserve"> </w:t>
      </w:r>
      <w:r w:rsidR="00915F21" w:rsidRPr="00AF75F2">
        <w:rPr>
          <w:b/>
          <w:bCs/>
          <w:sz w:val="20"/>
        </w:rPr>
        <w:t>128</w:t>
      </w:r>
      <w:proofErr w:type="gramEnd"/>
      <w:r w:rsidR="00541789" w:rsidRPr="00AF75F2">
        <w:rPr>
          <w:b/>
          <w:bCs/>
          <w:sz w:val="20"/>
        </w:rPr>
        <w:t xml:space="preserve"> x 224 x 224.</w:t>
      </w:r>
    </w:p>
    <w:p w14:paraId="10F6E6C9" w14:textId="643F18FD" w:rsidR="00541789" w:rsidRPr="00AF75F2" w:rsidRDefault="00541789" w:rsidP="00AF75F2">
      <w:pPr>
        <w:rPr>
          <w:sz w:val="20"/>
        </w:rPr>
      </w:pPr>
      <w:r w:rsidRPr="00AF75F2">
        <w:rPr>
          <w:sz w:val="20"/>
        </w:rPr>
        <w:t xml:space="preserve">Subsequently batch normalization function is </w:t>
      </w:r>
      <w:r w:rsidR="00E24B7E" w:rsidRPr="00AF75F2">
        <w:rPr>
          <w:sz w:val="20"/>
        </w:rPr>
        <w:t>applied to the network followed by Re</w:t>
      </w:r>
      <w:r w:rsidR="00915F21" w:rsidRPr="00AF75F2">
        <w:rPr>
          <w:sz w:val="20"/>
        </w:rPr>
        <w:t>L</w:t>
      </w:r>
      <w:r w:rsidR="00E24B7E" w:rsidRPr="00AF75F2">
        <w:rPr>
          <w:sz w:val="20"/>
        </w:rPr>
        <w:t xml:space="preserve">U activation function </w:t>
      </w:r>
      <w:r w:rsidR="00C83EB0" w:rsidRPr="00AF75F2">
        <w:rPr>
          <w:sz w:val="20"/>
        </w:rPr>
        <w:t>to introduce non-linearity</w:t>
      </w:r>
      <w:r w:rsidR="0062510A" w:rsidRPr="00AF75F2">
        <w:rPr>
          <w:sz w:val="20"/>
        </w:rPr>
        <w:t xml:space="preserve">. </w:t>
      </w:r>
      <w:proofErr w:type="gramStart"/>
      <w:r w:rsidR="0062510A" w:rsidRPr="00AF75F2">
        <w:rPr>
          <w:sz w:val="20"/>
        </w:rPr>
        <w:t>In order to</w:t>
      </w:r>
      <w:proofErr w:type="gramEnd"/>
      <w:r w:rsidR="0062510A" w:rsidRPr="00AF75F2">
        <w:rPr>
          <w:sz w:val="20"/>
        </w:rPr>
        <w:t xml:space="preserve"> reduce the number of training parameters and computation cost in accordance with controlling overfitting issue, a max pooling layer with kernel size 4x4 and stride 4 was introduced after RelU activation function. Max pooling layer down sample the output feature maps to </w:t>
      </w:r>
      <w:r w:rsidR="00915F21" w:rsidRPr="00AF75F2">
        <w:rPr>
          <w:b/>
          <w:bCs/>
          <w:sz w:val="20"/>
        </w:rPr>
        <w:t>128</w:t>
      </w:r>
      <w:r w:rsidR="0062510A" w:rsidRPr="00AF75F2">
        <w:rPr>
          <w:b/>
          <w:bCs/>
          <w:sz w:val="20"/>
        </w:rPr>
        <w:t xml:space="preserve"> x 56 x 56.</w:t>
      </w:r>
    </w:p>
    <w:p w14:paraId="717F5934" w14:textId="2FCAAEC7" w:rsidR="0062510A" w:rsidRPr="00AF75F2" w:rsidRDefault="0062510A" w:rsidP="00AF75F2">
      <w:pPr>
        <w:rPr>
          <w:b/>
          <w:bCs/>
          <w:sz w:val="20"/>
        </w:rPr>
      </w:pPr>
      <w:r w:rsidRPr="00AF75F2">
        <w:rPr>
          <w:sz w:val="20"/>
        </w:rPr>
        <w:t xml:space="preserve">The second convolutional layer </w:t>
      </w:r>
      <w:proofErr w:type="gramStart"/>
      <w:r w:rsidRPr="00AF75F2">
        <w:rPr>
          <w:sz w:val="20"/>
        </w:rPr>
        <w:t>self.conv</w:t>
      </w:r>
      <w:proofErr w:type="gramEnd"/>
      <w:r w:rsidRPr="00AF75F2">
        <w:rPr>
          <w:sz w:val="20"/>
        </w:rPr>
        <w:t xml:space="preserve">2 has an input channel of dimension </w:t>
      </w:r>
      <w:r w:rsidR="00915F21" w:rsidRPr="00AF75F2">
        <w:rPr>
          <w:sz w:val="20"/>
        </w:rPr>
        <w:t>128</w:t>
      </w:r>
      <w:r w:rsidRPr="00AF75F2">
        <w:rPr>
          <w:sz w:val="20"/>
        </w:rPr>
        <w:t xml:space="preserve"> in order to keep it consistent with the dimension of the feature map from previous layer. Like </w:t>
      </w:r>
      <w:r w:rsidR="00215BF4" w:rsidRPr="00AF75F2">
        <w:rPr>
          <w:sz w:val="20"/>
        </w:rPr>
        <w:t xml:space="preserve">the previous convolutional layer, </w:t>
      </w:r>
      <w:r w:rsidRPr="00AF75F2">
        <w:rPr>
          <w:sz w:val="20"/>
        </w:rPr>
        <w:t>kernel size is chosen to be of size 3x3 with stride of 1</w:t>
      </w:r>
      <w:r w:rsidR="00215BF4" w:rsidRPr="00AF75F2">
        <w:rPr>
          <w:sz w:val="20"/>
        </w:rPr>
        <w:t xml:space="preserve"> and</w:t>
      </w:r>
      <w:r w:rsidRPr="00AF75F2">
        <w:rPr>
          <w:sz w:val="20"/>
        </w:rPr>
        <w:t xml:space="preserve"> </w:t>
      </w:r>
      <w:r w:rsidR="00215BF4" w:rsidRPr="00AF75F2">
        <w:rPr>
          <w:sz w:val="20"/>
        </w:rPr>
        <w:t>i</w:t>
      </w:r>
      <w:r w:rsidRPr="00AF75F2">
        <w:rPr>
          <w:sz w:val="20"/>
        </w:rPr>
        <w:t xml:space="preserve">mage padding of size 1 applied to keep uniformity between input and output image. </w:t>
      </w:r>
      <w:r w:rsidR="00215BF4" w:rsidRPr="00AF75F2">
        <w:rPr>
          <w:sz w:val="20"/>
        </w:rPr>
        <w:t xml:space="preserve">The output dimension at this layer </w:t>
      </w:r>
      <w:r w:rsidR="00EE66EB" w:rsidRPr="00AF75F2">
        <w:rPr>
          <w:sz w:val="20"/>
        </w:rPr>
        <w:t>is</w:t>
      </w:r>
      <w:r w:rsidR="00215BF4" w:rsidRPr="00AF75F2">
        <w:rPr>
          <w:sz w:val="20"/>
        </w:rPr>
        <w:t xml:space="preserve"> </w:t>
      </w:r>
      <w:r w:rsidR="00431A02" w:rsidRPr="00AF75F2">
        <w:rPr>
          <w:b/>
          <w:bCs/>
          <w:sz w:val="20"/>
        </w:rPr>
        <w:t>128</w:t>
      </w:r>
      <w:r w:rsidR="00215BF4" w:rsidRPr="00AF75F2">
        <w:rPr>
          <w:b/>
          <w:bCs/>
          <w:sz w:val="20"/>
        </w:rPr>
        <w:t xml:space="preserve"> x 56 x 56</w:t>
      </w:r>
      <w:r w:rsidR="00431A02" w:rsidRPr="00AF75F2">
        <w:rPr>
          <w:b/>
          <w:bCs/>
          <w:sz w:val="20"/>
        </w:rPr>
        <w:t xml:space="preserve"> </w:t>
      </w:r>
      <w:r w:rsidR="00431A02" w:rsidRPr="00AF75F2">
        <w:rPr>
          <w:sz w:val="20"/>
        </w:rPr>
        <w:t>so no such changes occurred in the transformation channel dimension.</w:t>
      </w:r>
      <w:r w:rsidR="00431A02" w:rsidRPr="00AF75F2">
        <w:rPr>
          <w:b/>
          <w:bCs/>
          <w:sz w:val="20"/>
        </w:rPr>
        <w:t xml:space="preserve"> </w:t>
      </w:r>
    </w:p>
    <w:p w14:paraId="60A8C0DC" w14:textId="09A67710" w:rsidR="00EE66EB" w:rsidRPr="00AF75F2" w:rsidRDefault="00D03B7F" w:rsidP="00AF75F2">
      <w:pPr>
        <w:rPr>
          <w:b/>
          <w:bCs/>
          <w:sz w:val="20"/>
        </w:rPr>
      </w:pPr>
      <w:r w:rsidRPr="00AF75F2">
        <w:rPr>
          <w:sz w:val="20"/>
        </w:rPr>
        <w:t>Like previous layers, both batch normalization and</w:t>
      </w:r>
      <w:r w:rsidR="00431A02" w:rsidRPr="00AF75F2">
        <w:rPr>
          <w:sz w:val="20"/>
        </w:rPr>
        <w:t xml:space="preserve"> </w:t>
      </w:r>
      <w:r w:rsidRPr="00AF75F2">
        <w:rPr>
          <w:sz w:val="20"/>
        </w:rPr>
        <w:t>Re</w:t>
      </w:r>
      <w:r w:rsidR="00431A02" w:rsidRPr="00AF75F2">
        <w:rPr>
          <w:sz w:val="20"/>
        </w:rPr>
        <w:t>LU</w:t>
      </w:r>
      <w:r w:rsidRPr="00AF75F2">
        <w:rPr>
          <w:sz w:val="20"/>
        </w:rPr>
        <w:t xml:space="preserve"> activation function are applied sequentially to stabilize the neural network once again. Then another max pooling layer with kernel size 2x2 and stride 2 is introduced to down sample the feature map </w:t>
      </w:r>
      <w:r w:rsidR="00EE66EB" w:rsidRPr="00AF75F2">
        <w:rPr>
          <w:sz w:val="20"/>
        </w:rPr>
        <w:t xml:space="preserve">led to increased efficiency in model training process. The down-sampled feature map dimension: </w:t>
      </w:r>
      <w:r w:rsidR="00431A02" w:rsidRPr="00AF75F2">
        <w:rPr>
          <w:b/>
          <w:bCs/>
          <w:sz w:val="20"/>
        </w:rPr>
        <w:t xml:space="preserve">128 </w:t>
      </w:r>
      <w:r w:rsidR="00EE66EB" w:rsidRPr="00AF75F2">
        <w:rPr>
          <w:b/>
          <w:bCs/>
          <w:sz w:val="20"/>
        </w:rPr>
        <w:t>x 28 x 28.</w:t>
      </w:r>
    </w:p>
    <w:p w14:paraId="1D804E3C" w14:textId="06443D9E" w:rsidR="00431A02" w:rsidRPr="00AF75F2" w:rsidRDefault="00431A02" w:rsidP="00AF75F2">
      <w:pPr>
        <w:rPr>
          <w:sz w:val="20"/>
        </w:rPr>
      </w:pPr>
      <w:r w:rsidRPr="00AF75F2">
        <w:rPr>
          <w:sz w:val="20"/>
        </w:rPr>
        <w:t xml:space="preserve">The third convolutional layer </w:t>
      </w:r>
      <w:proofErr w:type="gramStart"/>
      <w:r w:rsidRPr="00AF75F2">
        <w:rPr>
          <w:sz w:val="20"/>
        </w:rPr>
        <w:t>self.conv</w:t>
      </w:r>
      <w:proofErr w:type="gramEnd"/>
      <w:r w:rsidRPr="00AF75F2">
        <w:rPr>
          <w:sz w:val="20"/>
        </w:rPr>
        <w:t>3 is introduced to upgrade the output channel before feeding into linear layers. Like previous convolutional layers, subsequent maxpool, ReLU activation</w:t>
      </w:r>
      <w:r w:rsidR="00AF75F2" w:rsidRPr="00AF75F2">
        <w:rPr>
          <w:sz w:val="20"/>
        </w:rPr>
        <w:t xml:space="preserve"> </w:t>
      </w:r>
      <w:r w:rsidRPr="00AF75F2">
        <w:rPr>
          <w:sz w:val="20"/>
        </w:rPr>
        <w:t xml:space="preserve">and </w:t>
      </w:r>
      <w:r w:rsidR="00AF75F2" w:rsidRPr="00AF75F2">
        <w:rPr>
          <w:sz w:val="20"/>
        </w:rPr>
        <w:t xml:space="preserve">batch normalization are applied to the output images. The output dimension at this layer is </w:t>
      </w:r>
      <w:r w:rsidR="00AF75F2" w:rsidRPr="00AF75F2">
        <w:rPr>
          <w:b/>
          <w:bCs/>
          <w:sz w:val="20"/>
        </w:rPr>
        <w:t xml:space="preserve">256 x 14 x </w:t>
      </w:r>
      <w:proofErr w:type="gramStart"/>
      <w:r w:rsidR="00AF75F2" w:rsidRPr="00AF75F2">
        <w:rPr>
          <w:b/>
          <w:bCs/>
          <w:sz w:val="20"/>
        </w:rPr>
        <w:t>14</w:t>
      </w:r>
      <w:proofErr w:type="gramEnd"/>
    </w:p>
    <w:p w14:paraId="22436763" w14:textId="60938B3D" w:rsidR="00E46D6D" w:rsidRPr="00AF75F2" w:rsidRDefault="00EE66EB" w:rsidP="00AF75F2">
      <w:pPr>
        <w:rPr>
          <w:sz w:val="20"/>
        </w:rPr>
      </w:pPr>
      <w:r w:rsidRPr="00AF75F2">
        <w:rPr>
          <w:sz w:val="20"/>
        </w:rPr>
        <w:t xml:space="preserve">Finally, two connected linear layers </w:t>
      </w:r>
      <w:proofErr w:type="gramStart"/>
      <w:r w:rsidRPr="00AF75F2">
        <w:rPr>
          <w:sz w:val="20"/>
        </w:rPr>
        <w:t>self.linear</w:t>
      </w:r>
      <w:proofErr w:type="gramEnd"/>
      <w:r w:rsidRPr="00AF75F2">
        <w:rPr>
          <w:sz w:val="20"/>
        </w:rPr>
        <w:t xml:space="preserve">1 and self.linear2 are used at the end and a dropout layer is added in between those two linear layers to reduce overfitting. We used recommended dropout value of p=0.5. A flattened version </w:t>
      </w:r>
      <w:r w:rsidR="00AC090C" w:rsidRPr="00AF75F2">
        <w:rPr>
          <w:sz w:val="20"/>
        </w:rPr>
        <w:t xml:space="preserve">of the </w:t>
      </w:r>
      <w:r w:rsidRPr="00AF75F2">
        <w:rPr>
          <w:sz w:val="20"/>
        </w:rPr>
        <w:t>feature map is passed to the first fully connected layer</w:t>
      </w:r>
      <w:r w:rsidR="00AC090C" w:rsidRPr="00AF75F2">
        <w:rPr>
          <w:sz w:val="20"/>
        </w:rPr>
        <w:t xml:space="preserve">. So, the input dimension size is </w:t>
      </w:r>
      <w:r w:rsidR="00AF75F2" w:rsidRPr="00AF75F2">
        <w:rPr>
          <w:b/>
          <w:bCs/>
          <w:sz w:val="20"/>
        </w:rPr>
        <w:t>256</w:t>
      </w:r>
      <w:r w:rsidR="00AC090C" w:rsidRPr="00AF75F2">
        <w:rPr>
          <w:b/>
          <w:bCs/>
          <w:sz w:val="20"/>
        </w:rPr>
        <w:t xml:space="preserve"> x </w:t>
      </w:r>
      <w:r w:rsidR="00AF75F2" w:rsidRPr="00AF75F2">
        <w:rPr>
          <w:b/>
          <w:bCs/>
          <w:sz w:val="20"/>
        </w:rPr>
        <w:t>14</w:t>
      </w:r>
      <w:r w:rsidR="00AC090C" w:rsidRPr="00AF75F2">
        <w:rPr>
          <w:b/>
          <w:bCs/>
          <w:sz w:val="20"/>
        </w:rPr>
        <w:t xml:space="preserve"> x </w:t>
      </w:r>
      <w:r w:rsidR="00AF75F2" w:rsidRPr="00AF75F2">
        <w:rPr>
          <w:b/>
          <w:bCs/>
          <w:sz w:val="20"/>
        </w:rPr>
        <w:t>14</w:t>
      </w:r>
      <w:r w:rsidR="00AC090C" w:rsidRPr="00AF75F2">
        <w:rPr>
          <w:b/>
          <w:bCs/>
          <w:sz w:val="20"/>
        </w:rPr>
        <w:t xml:space="preserve"> = </w:t>
      </w:r>
      <w:r w:rsidR="00AF75F2" w:rsidRPr="00AF75F2">
        <w:rPr>
          <w:b/>
          <w:bCs/>
          <w:sz w:val="20"/>
        </w:rPr>
        <w:t>50176</w:t>
      </w:r>
      <w:r w:rsidR="00AC090C" w:rsidRPr="00AF75F2">
        <w:rPr>
          <w:b/>
          <w:bCs/>
          <w:sz w:val="20"/>
        </w:rPr>
        <w:t xml:space="preserve"> nodes. </w:t>
      </w:r>
      <w:r w:rsidR="00AC090C" w:rsidRPr="00AF75F2">
        <w:rPr>
          <w:sz w:val="20"/>
        </w:rPr>
        <w:t xml:space="preserve">Then this layer is connected to the final linear layer of 128 nodes. The output dimension of final layer should match the total classes which is 3 for this </w:t>
      </w:r>
      <w:proofErr w:type="gramStart"/>
      <w:r w:rsidR="00AC090C" w:rsidRPr="00AF75F2">
        <w:rPr>
          <w:sz w:val="20"/>
        </w:rPr>
        <w:t>project( Covid</w:t>
      </w:r>
      <w:proofErr w:type="gramEnd"/>
      <w:r w:rsidR="00AC090C" w:rsidRPr="00AF75F2">
        <w:rPr>
          <w:sz w:val="20"/>
        </w:rPr>
        <w:t xml:space="preserve">-19, Pneumonia and Normal). Hence, the final stage of the CNN architecture comprised of two fully connected layers of size </w:t>
      </w:r>
      <w:r w:rsidR="00AF75F2" w:rsidRPr="00AF75F2">
        <w:rPr>
          <w:b/>
          <w:bCs/>
          <w:sz w:val="20"/>
        </w:rPr>
        <w:t>50176</w:t>
      </w:r>
      <w:r w:rsidR="00AC090C" w:rsidRPr="00AF75F2">
        <w:rPr>
          <w:b/>
          <w:bCs/>
          <w:sz w:val="20"/>
        </w:rPr>
        <w:t xml:space="preserve"> x </w:t>
      </w:r>
      <w:r w:rsidR="00AF75F2" w:rsidRPr="00AF75F2">
        <w:rPr>
          <w:b/>
          <w:bCs/>
          <w:sz w:val="20"/>
        </w:rPr>
        <w:t>256</w:t>
      </w:r>
      <w:r w:rsidR="00AC090C" w:rsidRPr="00AF75F2">
        <w:rPr>
          <w:b/>
          <w:bCs/>
          <w:sz w:val="20"/>
        </w:rPr>
        <w:t xml:space="preserve"> </w:t>
      </w:r>
      <w:r w:rsidR="00AC090C" w:rsidRPr="00AF75F2">
        <w:rPr>
          <w:sz w:val="20"/>
        </w:rPr>
        <w:t>followed by</w:t>
      </w:r>
      <w:r w:rsidR="00AC090C" w:rsidRPr="00AF75F2">
        <w:rPr>
          <w:b/>
          <w:bCs/>
          <w:sz w:val="20"/>
        </w:rPr>
        <w:t xml:space="preserve"> </w:t>
      </w:r>
      <w:r w:rsidR="00AF75F2" w:rsidRPr="00AF75F2">
        <w:rPr>
          <w:b/>
          <w:bCs/>
          <w:sz w:val="20"/>
        </w:rPr>
        <w:t>256</w:t>
      </w:r>
      <w:r w:rsidR="00AC090C" w:rsidRPr="00AF75F2">
        <w:rPr>
          <w:b/>
          <w:bCs/>
          <w:sz w:val="20"/>
        </w:rPr>
        <w:t xml:space="preserve"> x 3.</w:t>
      </w:r>
    </w:p>
    <w:p w14:paraId="60491958" w14:textId="2268B163" w:rsidR="00766EAF" w:rsidRPr="00AF75F2" w:rsidRDefault="00AF75F2" w:rsidP="00AF75F2">
      <w:pPr>
        <w:rPr>
          <w:sz w:val="20"/>
        </w:rPr>
      </w:pPr>
      <w:r w:rsidRPr="00AF75F2">
        <w:rPr>
          <w:sz w:val="20"/>
        </w:rPr>
        <w:t xml:space="preserve">Note: Our CNN architecture is subject to change based on </w:t>
      </w:r>
    </w:p>
    <w:p w14:paraId="325146E3" w14:textId="543D5BC8" w:rsidR="00E03C90" w:rsidRPr="00AF75F2" w:rsidRDefault="008A17E9" w:rsidP="00AF75F2">
      <w:pPr>
        <w:pStyle w:val="Heading2"/>
        <w:jc w:val="both"/>
        <w:rPr>
          <w:sz w:val="20"/>
        </w:rPr>
      </w:pPr>
      <w:r w:rsidRPr="00AF75F2">
        <w:rPr>
          <w:sz w:val="20"/>
        </w:rPr>
        <w:t>Analytical Infrastructure</w:t>
      </w:r>
    </w:p>
    <w:p w14:paraId="73194E40" w14:textId="7F118CB5" w:rsidR="00E03C90" w:rsidRPr="00AF75F2" w:rsidRDefault="008A17E9" w:rsidP="00AF75F2">
      <w:pPr>
        <w:rPr>
          <w:sz w:val="20"/>
        </w:rPr>
      </w:pPr>
      <w:r w:rsidRPr="00AF75F2">
        <w:rPr>
          <w:sz w:val="20"/>
        </w:rPr>
        <w:t>We use</w:t>
      </w:r>
      <w:r w:rsidR="00766EAF" w:rsidRPr="00AF75F2">
        <w:rPr>
          <w:sz w:val="20"/>
        </w:rPr>
        <w:t>d</w:t>
      </w:r>
      <w:r w:rsidRPr="00AF75F2">
        <w:rPr>
          <w:sz w:val="20"/>
        </w:rPr>
        <w:t xml:space="preserve"> open-source machine learning library PyTorch to build the predictive model for this image classification </w:t>
      </w:r>
      <w:r w:rsidRPr="00AF75F2">
        <w:rPr>
          <w:sz w:val="20"/>
        </w:rPr>
        <w:lastRenderedPageBreak/>
        <w:t xml:space="preserve">project. In order to achieve high accuracy and maximum throughput, we </w:t>
      </w:r>
      <w:r w:rsidR="00766EAF" w:rsidRPr="00AF75F2">
        <w:rPr>
          <w:sz w:val="20"/>
        </w:rPr>
        <w:t>used</w:t>
      </w:r>
      <w:r w:rsidRPr="00AF75F2">
        <w:rPr>
          <w:sz w:val="20"/>
        </w:rPr>
        <w:t xml:space="preserve"> </w:t>
      </w:r>
      <w:ins w:id="66" w:author="Gunther Bacellar [2]" w:date="2021-04-25T11:44:00Z">
        <w:r w:rsidR="00E5473D">
          <w:rPr>
            <w:sz w:val="20"/>
          </w:rPr>
          <w:t xml:space="preserve">both </w:t>
        </w:r>
      </w:ins>
      <w:r w:rsidRPr="00AF75F2">
        <w:rPr>
          <w:sz w:val="20"/>
        </w:rPr>
        <w:t xml:space="preserve">cloud </w:t>
      </w:r>
      <w:r w:rsidR="00766EAF" w:rsidRPr="00AF75F2">
        <w:rPr>
          <w:sz w:val="20"/>
        </w:rPr>
        <w:t>platform</w:t>
      </w:r>
      <w:r w:rsidRPr="00AF75F2">
        <w:rPr>
          <w:sz w:val="20"/>
        </w:rPr>
        <w:t xml:space="preserve"> Google </w:t>
      </w:r>
      <w:proofErr w:type="spellStart"/>
      <w:r w:rsidRPr="00AF75F2">
        <w:rPr>
          <w:sz w:val="20"/>
        </w:rPr>
        <w:t>Colab</w:t>
      </w:r>
      <w:proofErr w:type="spellEnd"/>
      <w:r w:rsidRPr="00AF75F2">
        <w:rPr>
          <w:sz w:val="20"/>
        </w:rPr>
        <w:t xml:space="preserve"> </w:t>
      </w:r>
      <w:ins w:id="67" w:author="Gunther Bacellar [2]" w:date="2021-04-25T11:44:00Z">
        <w:r w:rsidR="00E5473D">
          <w:rPr>
            <w:sz w:val="20"/>
          </w:rPr>
          <w:t xml:space="preserve">and machines with </w:t>
        </w:r>
      </w:ins>
      <w:ins w:id="68" w:author="Gunther Bacellar [2]" w:date="2021-04-25T11:45:00Z">
        <w:r w:rsidR="008D7942">
          <w:rPr>
            <w:sz w:val="20"/>
          </w:rPr>
          <w:t>modern</w:t>
        </w:r>
      </w:ins>
      <w:ins w:id="69" w:author="Gunther Bacellar [2]" w:date="2021-04-25T11:44:00Z">
        <w:r w:rsidR="00E5473D">
          <w:rPr>
            <w:sz w:val="20"/>
          </w:rPr>
          <w:t xml:space="preserve"> GPU configurations </w:t>
        </w:r>
      </w:ins>
      <w:r w:rsidRPr="00AF75F2">
        <w:rPr>
          <w:sz w:val="20"/>
        </w:rPr>
        <w:t xml:space="preserve">in order to harness better computing power to train and re-train </w:t>
      </w:r>
      <w:proofErr w:type="gramStart"/>
      <w:r w:rsidRPr="00AF75F2">
        <w:rPr>
          <w:sz w:val="20"/>
        </w:rPr>
        <w:t xml:space="preserve">the </w:t>
      </w:r>
      <w:r w:rsidR="00766EAF" w:rsidRPr="00AF75F2">
        <w:rPr>
          <w:sz w:val="20"/>
        </w:rPr>
        <w:t xml:space="preserve"> model</w:t>
      </w:r>
      <w:proofErr w:type="gramEnd"/>
      <w:r w:rsidR="00766EAF" w:rsidRPr="00AF75F2">
        <w:rPr>
          <w:sz w:val="20"/>
        </w:rPr>
        <w:tab/>
      </w:r>
      <w:r w:rsidRPr="00AF75F2">
        <w:rPr>
          <w:sz w:val="20"/>
        </w:rPr>
        <w:t>.</w:t>
      </w:r>
    </w:p>
    <w:p w14:paraId="2CDBDAA6" w14:textId="78E568E5" w:rsidR="00E03C90" w:rsidRPr="00AF75F2" w:rsidRDefault="008F6356" w:rsidP="00AF75F2">
      <w:pPr>
        <w:pStyle w:val="Heading2"/>
        <w:jc w:val="both"/>
        <w:rPr>
          <w:sz w:val="20"/>
        </w:rPr>
      </w:pPr>
      <w:r w:rsidRPr="00AF75F2">
        <w:rPr>
          <w:sz w:val="20"/>
        </w:rPr>
        <w:t xml:space="preserve">Model </w:t>
      </w:r>
      <w:r w:rsidR="00766EAF" w:rsidRPr="00AF75F2">
        <w:rPr>
          <w:sz w:val="20"/>
        </w:rPr>
        <w:t>Optimization</w:t>
      </w:r>
    </w:p>
    <w:p w14:paraId="0038D27E" w14:textId="6669B62D" w:rsidR="00D93261" w:rsidRPr="00AF75F2" w:rsidRDefault="00D93261" w:rsidP="00AF75F2">
      <w:pPr>
        <w:spacing w:after="0"/>
        <w:rPr>
          <w:sz w:val="20"/>
        </w:rPr>
      </w:pPr>
      <w:r w:rsidRPr="00AF75F2">
        <w:rPr>
          <w:sz w:val="20"/>
        </w:rPr>
        <w:t xml:space="preserve">Neural network model can outperform others if the hyperparameters are optimized properly in order to get higher accuracy. </w:t>
      </w:r>
      <w:commentRangeStart w:id="70"/>
      <w:del w:id="71" w:author="Gunther Bacellar [2]" w:date="2021-04-25T11:46:00Z">
        <w:r w:rsidRPr="00AF75F2" w:rsidDel="00321C57">
          <w:rPr>
            <w:sz w:val="20"/>
          </w:rPr>
          <w:delText>Various hyperparameters related to model were optimized during training and we kept the parameter values consistent between pre-trained models and our own CNN model. The optimized values of parameters during training of network model were (i) batch size: 32, (iii) number of epochs: 2</w:delText>
        </w:r>
        <w:r w:rsidR="00AF75F2" w:rsidRPr="00AF75F2" w:rsidDel="00321C57">
          <w:rPr>
            <w:sz w:val="20"/>
          </w:rPr>
          <w:delText>5 for pre-trained models and 100 for our CNN model</w:delText>
        </w:r>
        <w:r w:rsidRPr="00AF75F2" w:rsidDel="00321C57">
          <w:rPr>
            <w:sz w:val="20"/>
          </w:rPr>
          <w:delText>, (iv) optimizer: stochastic gradient descent, (v) loss function: categorical cross entropy and (vi) learning rate = le-2</w:delText>
        </w:r>
        <w:r w:rsidR="00774B10" w:rsidDel="00321C57">
          <w:rPr>
            <w:sz w:val="20"/>
          </w:rPr>
          <w:delText>.</w:delText>
        </w:r>
      </w:del>
      <w:commentRangeEnd w:id="70"/>
      <w:r w:rsidR="005D0107">
        <w:rPr>
          <w:rStyle w:val="CommentReference"/>
        </w:rPr>
        <w:commentReference w:id="70"/>
      </w:r>
      <w:ins w:id="72" w:author="Gunther Bacellar [2]" w:date="2021-04-25T11:49:00Z">
        <w:r w:rsidR="00B25895">
          <w:rPr>
            <w:sz w:val="20"/>
          </w:rPr>
          <w:t xml:space="preserve"> </w:t>
        </w:r>
      </w:ins>
    </w:p>
    <w:p w14:paraId="2E267A55" w14:textId="77777777" w:rsidR="009F4BF7" w:rsidRPr="00AF75F2" w:rsidRDefault="009F4BF7" w:rsidP="00766EAF">
      <w:pPr>
        <w:spacing w:after="0"/>
        <w:jc w:val="left"/>
        <w:rPr>
          <w:sz w:val="20"/>
        </w:rPr>
      </w:pPr>
    </w:p>
    <w:p w14:paraId="38520D69" w14:textId="0EB52243" w:rsidR="009F4BF7" w:rsidRPr="00AF75F2" w:rsidRDefault="00D93261" w:rsidP="009F4BF7">
      <w:pPr>
        <w:spacing w:after="0"/>
        <w:jc w:val="left"/>
        <w:rPr>
          <w:sz w:val="20"/>
        </w:rPr>
      </w:pPr>
      <w:r w:rsidRPr="00AF75F2">
        <w:rPr>
          <w:sz w:val="20"/>
        </w:rPr>
        <w:t>As l</w:t>
      </w:r>
      <w:r w:rsidR="00766EAF" w:rsidRPr="00AF75F2">
        <w:rPr>
          <w:sz w:val="20"/>
        </w:rPr>
        <w:t xml:space="preserve">earning rate is a very imperative hyper-parameter while training the deep learning </w:t>
      </w:r>
      <w:r w:rsidRPr="00AF75F2">
        <w:rPr>
          <w:sz w:val="20"/>
        </w:rPr>
        <w:t>networks</w:t>
      </w:r>
      <w:r w:rsidR="009F4BF7" w:rsidRPr="00AF75F2">
        <w:rPr>
          <w:sz w:val="20"/>
        </w:rPr>
        <w:t xml:space="preserve"> as it correlates with loss</w:t>
      </w:r>
      <w:r w:rsidRPr="00AF75F2">
        <w:rPr>
          <w:sz w:val="20"/>
        </w:rPr>
        <w:t xml:space="preserve">, we tried a few different </w:t>
      </w:r>
      <w:r w:rsidR="009F4BF7" w:rsidRPr="00AF75F2">
        <w:rPr>
          <w:sz w:val="20"/>
        </w:rPr>
        <w:t>rates</w:t>
      </w:r>
      <w:r w:rsidRPr="00AF75F2">
        <w:rPr>
          <w:sz w:val="20"/>
        </w:rPr>
        <w:t xml:space="preserve"> </w:t>
      </w:r>
      <w:proofErr w:type="gramStart"/>
      <w:r w:rsidRPr="00AF75F2">
        <w:rPr>
          <w:sz w:val="20"/>
        </w:rPr>
        <w:t>in order to</w:t>
      </w:r>
      <w:proofErr w:type="gramEnd"/>
      <w:r w:rsidRPr="00AF75F2">
        <w:rPr>
          <w:sz w:val="20"/>
        </w:rPr>
        <w:t xml:space="preserve"> achieve the best </w:t>
      </w:r>
      <w:r w:rsidR="00766EAF" w:rsidRPr="00AF75F2">
        <w:rPr>
          <w:sz w:val="20"/>
        </w:rPr>
        <w:t xml:space="preserve">optimal </w:t>
      </w:r>
      <w:r w:rsidRPr="00AF75F2">
        <w:rPr>
          <w:sz w:val="20"/>
        </w:rPr>
        <w:t xml:space="preserve">one. </w:t>
      </w:r>
      <w:r w:rsidR="009F4BF7" w:rsidRPr="00AF75F2">
        <w:rPr>
          <w:sz w:val="20"/>
        </w:rPr>
        <w:t>The model learning rate was in range between le-</w:t>
      </w:r>
      <w:del w:id="73" w:author="Gunther Bacellar [2]" w:date="2021-04-25T11:53:00Z">
        <w:r w:rsidR="009F4BF7" w:rsidRPr="00AF75F2" w:rsidDel="004E434A">
          <w:rPr>
            <w:sz w:val="20"/>
          </w:rPr>
          <w:delText xml:space="preserve">4 </w:delText>
        </w:r>
      </w:del>
      <w:ins w:id="74" w:author="Gunther Bacellar [2]" w:date="2021-04-25T11:53:00Z">
        <w:r w:rsidR="004E434A">
          <w:rPr>
            <w:sz w:val="20"/>
          </w:rPr>
          <w:t>5</w:t>
        </w:r>
        <w:r w:rsidR="004E434A" w:rsidRPr="00AF75F2">
          <w:rPr>
            <w:sz w:val="20"/>
          </w:rPr>
          <w:t xml:space="preserve"> </w:t>
        </w:r>
      </w:ins>
      <w:r w:rsidR="009F4BF7" w:rsidRPr="00AF75F2">
        <w:rPr>
          <w:sz w:val="20"/>
        </w:rPr>
        <w:t xml:space="preserve">to le-2. </w:t>
      </w:r>
      <w:del w:id="75" w:author="Gunther Bacellar [2]" w:date="2021-04-25T11:53:00Z">
        <w:r w:rsidR="009F4BF7" w:rsidRPr="00AF75F2" w:rsidDel="00B75093">
          <w:rPr>
            <w:sz w:val="20"/>
          </w:rPr>
          <w:delText>It was  observed that the model showed higher loss while training with lower learning rate and it steadily improved as the learning rate changed towards higher value. Furthermore, we found that Any value greater than le-2 resulted in increasing loss between predicted and desired output. Thus, optimal value chosen for training the model is 1e-04.</w:delText>
        </w:r>
        <w:r w:rsidR="008A2D42" w:rsidRPr="00AF75F2" w:rsidDel="00B75093">
          <w:rPr>
            <w:sz w:val="20"/>
          </w:rPr>
          <w:delText xml:space="preserve"> </w:delText>
        </w:r>
      </w:del>
      <w:ins w:id="76" w:author="Gunther Bacellar [2]" w:date="2021-04-25T11:54:00Z">
        <w:r w:rsidR="00B75093">
          <w:rPr>
            <w:sz w:val="20"/>
          </w:rPr>
          <w:t xml:space="preserve">In terms of hyperparameters, we observed that pre-trained models presented more stable validation accuracy when compared to the simple CNN, which demanded more epochs with same learning rate </w:t>
        </w:r>
        <w:proofErr w:type="gramStart"/>
        <w:r w:rsidR="00B75093">
          <w:rPr>
            <w:sz w:val="20"/>
          </w:rPr>
          <w:t>in order to</w:t>
        </w:r>
        <w:proofErr w:type="gramEnd"/>
        <w:r w:rsidR="00B75093">
          <w:rPr>
            <w:sz w:val="20"/>
          </w:rPr>
          <w:t xml:space="preserve"> provide stable validation results. For some models we also tested the concept of dynamic learning rates using scheduler functionalities, starting with </w:t>
        </w:r>
        <w:r w:rsidR="00632CDC">
          <w:rPr>
            <w:sz w:val="20"/>
          </w:rPr>
          <w:t xml:space="preserve">a value of 1e-2, and </w:t>
        </w:r>
        <w:r w:rsidR="00B75093">
          <w:rPr>
            <w:sz w:val="20"/>
          </w:rPr>
          <w:t xml:space="preserve">reducing </w:t>
        </w:r>
        <w:r w:rsidR="00632CDC">
          <w:rPr>
            <w:sz w:val="20"/>
          </w:rPr>
          <w:t>it</w:t>
        </w:r>
        <w:r w:rsidR="00B75093">
          <w:rPr>
            <w:sz w:val="20"/>
          </w:rPr>
          <w:t xml:space="preserve"> </w:t>
        </w:r>
      </w:ins>
      <w:ins w:id="77" w:author="Gunther Bacellar [2]" w:date="2021-04-25T11:55:00Z">
        <w:r w:rsidR="00632CDC">
          <w:rPr>
            <w:sz w:val="20"/>
          </w:rPr>
          <w:t xml:space="preserve">gradually until </w:t>
        </w:r>
        <w:r w:rsidR="002C027B">
          <w:rPr>
            <w:sz w:val="20"/>
          </w:rPr>
          <w:t>1e-5 every time</w:t>
        </w:r>
      </w:ins>
      <w:ins w:id="78" w:author="Gunther Bacellar [2]" w:date="2021-04-25T11:54:00Z">
        <w:r w:rsidR="00B75093">
          <w:rPr>
            <w:sz w:val="20"/>
          </w:rPr>
          <w:t xml:space="preserve"> the validation loss </w:t>
        </w:r>
        <w:del w:id="79" w:author="Gunther Bacellar" w:date="2021-04-25T12:22:00Z">
          <w:r w:rsidR="00B75093" w:rsidDel="007655D9">
            <w:rPr>
              <w:sz w:val="20"/>
            </w:rPr>
            <w:delText>stop</w:delText>
          </w:r>
        </w:del>
      </w:ins>
      <w:ins w:id="80" w:author="Gunther Bacellar [2]" w:date="2021-04-25T11:55:00Z">
        <w:del w:id="81" w:author="Gunther Bacellar" w:date="2021-04-25T12:22:00Z">
          <w:r w:rsidR="002C027B" w:rsidDel="007655D9">
            <w:rPr>
              <w:sz w:val="20"/>
            </w:rPr>
            <w:delText>ed</w:delText>
          </w:r>
        </w:del>
      </w:ins>
      <w:ins w:id="82" w:author="Gunther Bacellar [2]" w:date="2021-04-25T11:54:00Z">
        <w:del w:id="83" w:author="Gunther Bacellar" w:date="2021-04-25T12:22:00Z">
          <w:r w:rsidR="00B75093" w:rsidDel="007655D9">
            <w:rPr>
              <w:sz w:val="20"/>
            </w:rPr>
            <w:delText xml:space="preserve"> to</w:delText>
          </w:r>
        </w:del>
      </w:ins>
      <w:ins w:id="84" w:author="Gunther Bacellar" w:date="2021-04-25T12:22:00Z">
        <w:r w:rsidR="007655D9">
          <w:rPr>
            <w:sz w:val="20"/>
          </w:rPr>
          <w:t>didn’t</w:t>
        </w:r>
      </w:ins>
      <w:ins w:id="85" w:author="Gunther Bacellar [2]" w:date="2021-04-25T11:54:00Z">
        <w:r w:rsidR="00B75093">
          <w:rPr>
            <w:sz w:val="20"/>
          </w:rPr>
          <w:t xml:space="preserve"> improve along the training </w:t>
        </w:r>
      </w:ins>
      <w:ins w:id="86" w:author="Gunther Bacellar" w:date="2021-04-25T12:22:00Z">
        <w:r w:rsidR="007655D9">
          <w:rPr>
            <w:sz w:val="20"/>
          </w:rPr>
          <w:t>epochs</w:t>
        </w:r>
      </w:ins>
      <w:ins w:id="87" w:author="Gunther Bacellar [2]" w:date="2021-04-25T11:54:00Z">
        <w:del w:id="88" w:author="Gunther Bacellar" w:date="2021-04-25T12:22:00Z">
          <w:r w:rsidR="00B75093" w:rsidDel="007655D9">
            <w:rPr>
              <w:sz w:val="20"/>
            </w:rPr>
            <w:delText>stage</w:delText>
          </w:r>
        </w:del>
        <w:r w:rsidR="00B75093">
          <w:rPr>
            <w:sz w:val="20"/>
          </w:rPr>
          <w:t>.</w:t>
        </w:r>
      </w:ins>
    </w:p>
    <w:p w14:paraId="3DB82723" w14:textId="797F75EE" w:rsidR="009F4BF7" w:rsidRPr="00AF75F2" w:rsidRDefault="009F4BF7" w:rsidP="00CF5AC4">
      <w:pPr>
        <w:spacing w:after="0"/>
        <w:rPr>
          <w:sz w:val="20"/>
        </w:rPr>
      </w:pPr>
      <w:r w:rsidRPr="00AF75F2">
        <w:rPr>
          <w:sz w:val="20"/>
        </w:rPr>
        <w:t xml:space="preserve">The optimizer played </w:t>
      </w:r>
      <w:r w:rsidR="00CF5AC4" w:rsidRPr="00AF75F2">
        <w:rPr>
          <w:sz w:val="20"/>
        </w:rPr>
        <w:t xml:space="preserve">an </w:t>
      </w:r>
      <w:r w:rsidRPr="00AF75F2">
        <w:rPr>
          <w:sz w:val="20"/>
        </w:rPr>
        <w:t xml:space="preserve">integral part to minimize model error rate during training phase. We used both Adam and SGD as optimizer for model training purpose. </w:t>
      </w:r>
      <w:r w:rsidR="00CF5AC4" w:rsidRPr="00AF75F2">
        <w:rPr>
          <w:sz w:val="20"/>
        </w:rPr>
        <w:t>SGD tend to perform well with learning rate le-2 as the model exhibited lower error rate\loss while training with these hyperparameters. Our initial model training with Adam optimizer took less time, but it did not produce higher accuracy as expected thus we selected SGD over Adam optimizer for our learning phase.</w:t>
      </w:r>
    </w:p>
    <w:p w14:paraId="5BC51080" w14:textId="4A5E6EE0" w:rsidR="00674C7A" w:rsidRPr="00467A74" w:rsidRDefault="008A2D42" w:rsidP="00467A74">
      <w:pPr>
        <w:spacing w:after="0"/>
      </w:pPr>
      <w:r w:rsidRPr="00AF75F2">
        <w:rPr>
          <w:sz w:val="20"/>
        </w:rPr>
        <w:t xml:space="preserve">Different number epochs ranging from 5 to </w:t>
      </w:r>
      <w:r w:rsidR="00AF75F2" w:rsidRPr="00AF75F2">
        <w:rPr>
          <w:sz w:val="20"/>
        </w:rPr>
        <w:t>25</w:t>
      </w:r>
      <w:r w:rsidRPr="00AF75F2">
        <w:rPr>
          <w:sz w:val="20"/>
        </w:rPr>
        <w:t xml:space="preserve"> were selected to identify the optimal number of iterations</w:t>
      </w:r>
      <w:r w:rsidR="00AF75F2" w:rsidRPr="00AF75F2">
        <w:rPr>
          <w:sz w:val="20"/>
        </w:rPr>
        <w:t xml:space="preserve"> for pre-trained models</w:t>
      </w:r>
      <w:r w:rsidRPr="00AF75F2">
        <w:rPr>
          <w:sz w:val="20"/>
        </w:rPr>
        <w:t xml:space="preserve"> </w:t>
      </w:r>
      <w:r w:rsidR="00AF75F2" w:rsidRPr="00AF75F2">
        <w:rPr>
          <w:sz w:val="20"/>
        </w:rPr>
        <w:t>which</w:t>
      </w:r>
      <w:r w:rsidRPr="00AF75F2">
        <w:rPr>
          <w:sz w:val="20"/>
        </w:rPr>
        <w:t xml:space="preserve"> could produce best training result with lowest loss.</w:t>
      </w:r>
      <w:r w:rsidR="00AF75F2" w:rsidRPr="00AF75F2">
        <w:rPr>
          <w:sz w:val="20"/>
        </w:rPr>
        <w:t xml:space="preserve"> However, we intended to use higher number of epochs = 100 for training our</w:t>
      </w:r>
      <w:r w:rsidR="00AF75F2" w:rsidRPr="00467A74">
        <w:rPr>
          <w:sz w:val="20"/>
        </w:rPr>
        <w:t xml:space="preserve"> </w:t>
      </w:r>
      <w:r w:rsidR="00467A74" w:rsidRPr="00467A74">
        <w:rPr>
          <w:sz w:val="20"/>
        </w:rPr>
        <w:t xml:space="preserve">CNN model which produced </w:t>
      </w:r>
      <w:ins w:id="89" w:author="Gunther Bacellar [2]" w:date="2021-04-25T11:55:00Z">
        <w:r w:rsidR="00F10D92">
          <w:rPr>
            <w:sz w:val="20"/>
          </w:rPr>
          <w:t xml:space="preserve">more stable and </w:t>
        </w:r>
      </w:ins>
      <w:del w:id="90" w:author="Gunther Bacellar [2]" w:date="2021-04-25T11:56:00Z">
        <w:r w:rsidR="00467A74" w:rsidRPr="00467A74" w:rsidDel="00F10D92">
          <w:rPr>
            <w:sz w:val="20"/>
          </w:rPr>
          <w:delText xml:space="preserve">highest </w:delText>
        </w:r>
      </w:del>
      <w:ins w:id="91" w:author="Gunther Bacellar [2]" w:date="2021-04-25T11:56:00Z">
        <w:r w:rsidR="00F10D92">
          <w:rPr>
            <w:sz w:val="20"/>
          </w:rPr>
          <w:t>better</w:t>
        </w:r>
        <w:r w:rsidR="00F10D92" w:rsidRPr="00467A74">
          <w:rPr>
            <w:sz w:val="20"/>
          </w:rPr>
          <w:t xml:space="preserve"> </w:t>
        </w:r>
      </w:ins>
      <w:r w:rsidR="00467A74" w:rsidRPr="00467A74">
        <w:rPr>
          <w:sz w:val="20"/>
        </w:rPr>
        <w:t>accuracy so far.</w:t>
      </w:r>
    </w:p>
    <w:p w14:paraId="13F6229D" w14:textId="5629FCB6" w:rsidR="00766EAF" w:rsidRPr="00766EAF" w:rsidRDefault="008A2D42" w:rsidP="00766EAF">
      <w:pPr>
        <w:pStyle w:val="Heading2"/>
      </w:pPr>
      <w:r>
        <w:t>Model E</w:t>
      </w:r>
      <w:r w:rsidR="00674C7A">
        <w:t>valuation</w:t>
      </w:r>
      <w:r w:rsidR="00E46D6D">
        <w:t xml:space="preserve"> Metrics and Results</w:t>
      </w:r>
    </w:p>
    <w:p w14:paraId="42C5AA80" w14:textId="2BFC7060" w:rsidR="006061A7" w:rsidRPr="00AF75F2" w:rsidRDefault="00A12A35" w:rsidP="006D37FD">
      <w:pPr>
        <w:spacing w:after="0"/>
        <w:rPr>
          <w:sz w:val="20"/>
        </w:rPr>
      </w:pPr>
      <w:r>
        <w:rPr>
          <w:sz w:val="20"/>
        </w:rPr>
        <w:t xml:space="preserve">We obtained certain statistical measures </w:t>
      </w:r>
      <w:r w:rsidR="006061A7" w:rsidRPr="00AF75F2">
        <w:rPr>
          <w:sz w:val="20"/>
        </w:rPr>
        <w:t>such as true positive (TP), true negative (TN), false positive (FP), and false negative (FN)</w:t>
      </w:r>
      <w:r>
        <w:rPr>
          <w:sz w:val="20"/>
        </w:rPr>
        <w:t xml:space="preserve"> to validate accuracy of the pre-trained and our CNN models.</w:t>
      </w:r>
    </w:p>
    <w:p w14:paraId="6539EB51" w14:textId="359DF1C7" w:rsidR="00674C7A" w:rsidRPr="00AF75F2" w:rsidRDefault="00674C7A" w:rsidP="00674C7A">
      <w:pPr>
        <w:spacing w:after="0"/>
        <w:jc w:val="left"/>
        <w:rPr>
          <w:sz w:val="20"/>
        </w:rPr>
      </w:pPr>
      <w:r w:rsidRPr="00AF75F2">
        <w:rPr>
          <w:b/>
          <w:bCs/>
          <w:sz w:val="20"/>
        </w:rPr>
        <w:t>True positive (TP):</w:t>
      </w:r>
      <w:r w:rsidRPr="00AF75F2">
        <w:rPr>
          <w:sz w:val="20"/>
        </w:rPr>
        <w:t xml:space="preserve"> number of correctly identified disease </w:t>
      </w:r>
    </w:p>
    <w:p w14:paraId="7A057477" w14:textId="77777777" w:rsidR="00674C7A" w:rsidRPr="00AF75F2" w:rsidRDefault="00674C7A" w:rsidP="00674C7A">
      <w:pPr>
        <w:spacing w:after="0"/>
        <w:jc w:val="left"/>
        <w:rPr>
          <w:sz w:val="20"/>
        </w:rPr>
      </w:pPr>
      <w:r w:rsidRPr="00AF75F2">
        <w:rPr>
          <w:sz w:val="20"/>
        </w:rPr>
        <w:t xml:space="preserve">Xray images. </w:t>
      </w:r>
    </w:p>
    <w:p w14:paraId="3E51E49A" w14:textId="77777777" w:rsidR="00674C7A" w:rsidRPr="00AF75F2" w:rsidRDefault="00674C7A" w:rsidP="00674C7A">
      <w:pPr>
        <w:spacing w:after="0"/>
        <w:jc w:val="left"/>
        <w:rPr>
          <w:sz w:val="20"/>
        </w:rPr>
      </w:pPr>
      <w:r w:rsidRPr="00AF75F2">
        <w:rPr>
          <w:b/>
          <w:bCs/>
          <w:sz w:val="20"/>
        </w:rPr>
        <w:t>False Negative (FN):</w:t>
      </w:r>
      <w:r w:rsidRPr="00AF75F2">
        <w:rPr>
          <w:sz w:val="20"/>
        </w:rPr>
        <w:t xml:space="preserve"> number of incorrectly classified disease X-ray images. </w:t>
      </w:r>
    </w:p>
    <w:p w14:paraId="66BBCD06" w14:textId="77777777" w:rsidR="00674C7A" w:rsidRPr="00AF75F2" w:rsidRDefault="00674C7A" w:rsidP="00674C7A">
      <w:pPr>
        <w:spacing w:after="0"/>
        <w:jc w:val="left"/>
        <w:rPr>
          <w:sz w:val="20"/>
        </w:rPr>
      </w:pPr>
      <w:r w:rsidRPr="00AF75F2">
        <w:rPr>
          <w:b/>
          <w:bCs/>
          <w:sz w:val="20"/>
        </w:rPr>
        <w:t>True Negative (TN):</w:t>
      </w:r>
      <w:r w:rsidRPr="00AF75F2">
        <w:rPr>
          <w:sz w:val="20"/>
        </w:rPr>
        <w:t xml:space="preserve"> number of correctly identified healthy X-ray cases False </w:t>
      </w:r>
      <w:proofErr w:type="gramStart"/>
      <w:r w:rsidRPr="00AF75F2">
        <w:rPr>
          <w:sz w:val="20"/>
        </w:rPr>
        <w:t>Positive</w:t>
      </w:r>
      <w:proofErr w:type="gramEnd"/>
      <w:r w:rsidRPr="00AF75F2">
        <w:rPr>
          <w:sz w:val="20"/>
        </w:rPr>
        <w:t xml:space="preserve"> </w:t>
      </w:r>
    </w:p>
    <w:p w14:paraId="18870C42" w14:textId="2617DADE" w:rsidR="00674C7A" w:rsidRPr="00AF75F2" w:rsidRDefault="00674C7A" w:rsidP="00B844D7">
      <w:pPr>
        <w:spacing w:after="0"/>
        <w:jc w:val="left"/>
        <w:rPr>
          <w:sz w:val="20"/>
        </w:rPr>
      </w:pPr>
      <w:r w:rsidRPr="00AF75F2">
        <w:rPr>
          <w:b/>
          <w:bCs/>
          <w:sz w:val="20"/>
        </w:rPr>
        <w:t>False Positive (FP):</w:t>
      </w:r>
      <w:r w:rsidRPr="00AF75F2">
        <w:rPr>
          <w:sz w:val="20"/>
        </w:rPr>
        <w:t xml:space="preserve"> incorrectly identified healthy X-ray cases. </w:t>
      </w:r>
      <w:r w:rsidR="006061A7" w:rsidRPr="00AF75F2">
        <w:rPr>
          <w:sz w:val="20"/>
        </w:rPr>
        <w:t xml:space="preserve"> </w:t>
      </w:r>
    </w:p>
    <w:p w14:paraId="3A0873A1" w14:textId="4128C02C" w:rsidR="00674C7A" w:rsidRPr="00B351BA" w:rsidRDefault="005B469F" w:rsidP="006061A7">
      <w:pPr>
        <w:rPr>
          <w:sz w:val="20"/>
        </w:rPr>
      </w:pPr>
      <w:r w:rsidRPr="00AF75F2">
        <w:rPr>
          <w:sz w:val="20"/>
        </w:rPr>
        <w:t>Table</w:t>
      </w:r>
      <w:r w:rsidR="00323E41">
        <w:rPr>
          <w:sz w:val="20"/>
        </w:rPr>
        <w:t xml:space="preserve"> </w:t>
      </w:r>
      <w:r w:rsidRPr="00AF75F2">
        <w:rPr>
          <w:sz w:val="20"/>
        </w:rPr>
        <w:t>2</w:t>
      </w:r>
      <w:r w:rsidR="00B351BA">
        <w:rPr>
          <w:sz w:val="20"/>
        </w:rPr>
        <w:t xml:space="preserve"> below </w:t>
      </w:r>
      <w:r w:rsidRPr="00AF75F2">
        <w:rPr>
          <w:sz w:val="20"/>
        </w:rPr>
        <w:t xml:space="preserve">depicts the </w:t>
      </w:r>
      <w:r w:rsidR="008B3EFA">
        <w:rPr>
          <w:sz w:val="20"/>
        </w:rPr>
        <w:t xml:space="preserve">preliminary </w:t>
      </w:r>
      <w:r w:rsidRPr="00AF75F2">
        <w:rPr>
          <w:sz w:val="20"/>
        </w:rPr>
        <w:t xml:space="preserve">evaluation metrics of different models acquired for this image classification </w:t>
      </w:r>
      <w:r w:rsidR="00C65B8F">
        <w:rPr>
          <w:sz w:val="20"/>
        </w:rPr>
        <w:t>task.</w:t>
      </w:r>
    </w:p>
    <w:tbl>
      <w:tblPr>
        <w:tblStyle w:val="TableGrid"/>
        <w:tblW w:w="4945" w:type="dxa"/>
        <w:tblLayout w:type="fixed"/>
        <w:tblLook w:val="04A0" w:firstRow="1" w:lastRow="0" w:firstColumn="1" w:lastColumn="0" w:noHBand="0" w:noVBand="1"/>
      </w:tblPr>
      <w:tblGrid>
        <w:gridCol w:w="1165"/>
        <w:gridCol w:w="990"/>
        <w:gridCol w:w="990"/>
        <w:gridCol w:w="900"/>
        <w:gridCol w:w="900"/>
      </w:tblGrid>
      <w:tr w:rsidR="00EA1BC6" w14:paraId="0401E7AF" w14:textId="4DD00E01" w:rsidTr="00F131CA">
        <w:trPr>
          <w:trHeight w:val="242"/>
        </w:trPr>
        <w:tc>
          <w:tcPr>
            <w:tcW w:w="1165" w:type="dxa"/>
          </w:tcPr>
          <w:p w14:paraId="246BDE6D" w14:textId="74499445" w:rsidR="00EA1BC6" w:rsidRPr="005B469F" w:rsidRDefault="00EA1BC6" w:rsidP="006061A7">
            <w:pPr>
              <w:rPr>
                <w:b/>
                <w:bCs/>
              </w:rPr>
            </w:pPr>
            <w:r w:rsidRPr="005B469F">
              <w:rPr>
                <w:b/>
                <w:bCs/>
              </w:rPr>
              <w:t>Model</w:t>
            </w:r>
          </w:p>
        </w:tc>
        <w:tc>
          <w:tcPr>
            <w:tcW w:w="990" w:type="dxa"/>
          </w:tcPr>
          <w:p w14:paraId="5940C9F9" w14:textId="4BBDCAC6" w:rsidR="00EA1BC6" w:rsidRPr="005B469F" w:rsidRDefault="00EA1BC6" w:rsidP="006061A7">
            <w:pPr>
              <w:rPr>
                <w:b/>
                <w:bCs/>
              </w:rPr>
            </w:pPr>
            <w:r w:rsidRPr="005B469F">
              <w:rPr>
                <w:b/>
                <w:bCs/>
              </w:rPr>
              <w:t>Accuracy</w:t>
            </w:r>
          </w:p>
        </w:tc>
        <w:tc>
          <w:tcPr>
            <w:tcW w:w="990" w:type="dxa"/>
          </w:tcPr>
          <w:p w14:paraId="25912F26" w14:textId="1589CB48" w:rsidR="00EA1BC6" w:rsidRPr="005B469F" w:rsidRDefault="00EA1BC6" w:rsidP="006061A7">
            <w:pPr>
              <w:rPr>
                <w:b/>
                <w:bCs/>
              </w:rPr>
            </w:pPr>
            <w:r w:rsidRPr="005B469F">
              <w:rPr>
                <w:b/>
                <w:bCs/>
              </w:rPr>
              <w:t>Precision</w:t>
            </w:r>
          </w:p>
        </w:tc>
        <w:tc>
          <w:tcPr>
            <w:tcW w:w="900" w:type="dxa"/>
          </w:tcPr>
          <w:p w14:paraId="4DCA888A" w14:textId="0333379E" w:rsidR="00EA1BC6" w:rsidRPr="005B469F" w:rsidRDefault="00EA1BC6" w:rsidP="006061A7">
            <w:pPr>
              <w:rPr>
                <w:b/>
                <w:bCs/>
              </w:rPr>
            </w:pPr>
            <w:r w:rsidRPr="005B469F">
              <w:rPr>
                <w:b/>
                <w:bCs/>
              </w:rPr>
              <w:t>Recall</w:t>
            </w:r>
          </w:p>
        </w:tc>
        <w:tc>
          <w:tcPr>
            <w:tcW w:w="900" w:type="dxa"/>
          </w:tcPr>
          <w:p w14:paraId="6DE4F7C3" w14:textId="3B4F1D71" w:rsidR="00EA1BC6" w:rsidRPr="005B469F" w:rsidRDefault="00EA1BC6" w:rsidP="006061A7">
            <w:pPr>
              <w:rPr>
                <w:b/>
                <w:bCs/>
              </w:rPr>
            </w:pPr>
            <w:r w:rsidRPr="005B469F">
              <w:rPr>
                <w:b/>
                <w:bCs/>
              </w:rPr>
              <w:t>F1 score</w:t>
            </w:r>
          </w:p>
        </w:tc>
      </w:tr>
      <w:tr w:rsidR="00EA1BC6" w14:paraId="707079B8" w14:textId="04A3765B" w:rsidTr="008B3EFA">
        <w:tc>
          <w:tcPr>
            <w:tcW w:w="1165" w:type="dxa"/>
          </w:tcPr>
          <w:p w14:paraId="5821D128" w14:textId="08EE3B4A" w:rsidR="00EA1BC6" w:rsidRDefault="00EA1BC6" w:rsidP="006061A7">
            <w:r>
              <w:t>VGG16</w:t>
            </w:r>
          </w:p>
        </w:tc>
        <w:tc>
          <w:tcPr>
            <w:tcW w:w="990" w:type="dxa"/>
          </w:tcPr>
          <w:p w14:paraId="2461C84B" w14:textId="00C6AEF4" w:rsidR="00EA1BC6" w:rsidRPr="00F131CA" w:rsidRDefault="008B3EFA" w:rsidP="008B3EFA">
            <w:pPr>
              <w:spacing w:after="0"/>
            </w:pPr>
            <w:r w:rsidRPr="00F131CA">
              <w:t>0.92731</w:t>
            </w:r>
          </w:p>
        </w:tc>
        <w:tc>
          <w:tcPr>
            <w:tcW w:w="990" w:type="dxa"/>
          </w:tcPr>
          <w:p w14:paraId="564DBA24" w14:textId="689AA189" w:rsidR="00EA1BC6" w:rsidRDefault="008B3EFA" w:rsidP="006061A7">
            <w:r w:rsidRPr="008B3EFA">
              <w:t>0.910803</w:t>
            </w:r>
          </w:p>
        </w:tc>
        <w:tc>
          <w:tcPr>
            <w:tcW w:w="900" w:type="dxa"/>
          </w:tcPr>
          <w:p w14:paraId="7EEAC932" w14:textId="0988176B" w:rsidR="00EA1BC6" w:rsidRDefault="008B3EFA" w:rsidP="006061A7">
            <w:r w:rsidRPr="008B3EFA">
              <w:t>0.928168</w:t>
            </w:r>
          </w:p>
        </w:tc>
        <w:tc>
          <w:tcPr>
            <w:tcW w:w="900" w:type="dxa"/>
          </w:tcPr>
          <w:p w14:paraId="1035865E" w14:textId="0B816A25" w:rsidR="00EA1BC6" w:rsidRDefault="008B3EFA" w:rsidP="006061A7">
            <w:r w:rsidRPr="008B3EFA">
              <w:t>0.919067</w:t>
            </w:r>
          </w:p>
        </w:tc>
      </w:tr>
      <w:tr w:rsidR="00EA1BC6" w14:paraId="31A769EF" w14:textId="38680364" w:rsidTr="008B3EFA">
        <w:tc>
          <w:tcPr>
            <w:tcW w:w="1165" w:type="dxa"/>
          </w:tcPr>
          <w:p w14:paraId="25FA832D" w14:textId="512C4EB3" w:rsidR="00EA1BC6" w:rsidRDefault="00EA1BC6" w:rsidP="006061A7">
            <w:r>
              <w:t>VGG19</w:t>
            </w:r>
          </w:p>
        </w:tc>
        <w:tc>
          <w:tcPr>
            <w:tcW w:w="990" w:type="dxa"/>
          </w:tcPr>
          <w:p w14:paraId="16872E97" w14:textId="4CBE6629" w:rsidR="00EA1BC6" w:rsidRDefault="008B3EFA" w:rsidP="006061A7">
            <w:r w:rsidRPr="008B3EFA">
              <w:t>0.933022</w:t>
            </w:r>
          </w:p>
        </w:tc>
        <w:tc>
          <w:tcPr>
            <w:tcW w:w="990" w:type="dxa"/>
          </w:tcPr>
          <w:p w14:paraId="5B131725" w14:textId="3D1BD2A8" w:rsidR="00EA1BC6" w:rsidRDefault="008B3EFA" w:rsidP="006061A7">
            <w:r w:rsidRPr="008B3EFA">
              <w:t>0.930662</w:t>
            </w:r>
          </w:p>
        </w:tc>
        <w:tc>
          <w:tcPr>
            <w:tcW w:w="900" w:type="dxa"/>
          </w:tcPr>
          <w:p w14:paraId="066BBA71" w14:textId="563EF4ED" w:rsidR="00EA1BC6" w:rsidRDefault="008B3EFA" w:rsidP="006061A7">
            <w:r w:rsidRPr="008B3EFA">
              <w:t>0.924649</w:t>
            </w:r>
          </w:p>
        </w:tc>
        <w:tc>
          <w:tcPr>
            <w:tcW w:w="900" w:type="dxa"/>
          </w:tcPr>
          <w:p w14:paraId="6DDC25EA" w14:textId="121B71FE" w:rsidR="00EA1BC6" w:rsidRDefault="008B3EFA" w:rsidP="006061A7">
            <w:r w:rsidRPr="008B3EFA">
              <w:t>0.927626</w:t>
            </w:r>
          </w:p>
        </w:tc>
      </w:tr>
      <w:tr w:rsidR="00EA1BC6" w14:paraId="55C450C9" w14:textId="666DE0F2" w:rsidTr="008B3EFA">
        <w:tc>
          <w:tcPr>
            <w:tcW w:w="1165" w:type="dxa"/>
          </w:tcPr>
          <w:p w14:paraId="7E97CD43" w14:textId="4ABC3395" w:rsidR="00EA1BC6" w:rsidRDefault="00EA1BC6" w:rsidP="006061A7">
            <w:r>
              <w:t>ResNet18</w:t>
            </w:r>
          </w:p>
        </w:tc>
        <w:tc>
          <w:tcPr>
            <w:tcW w:w="990" w:type="dxa"/>
          </w:tcPr>
          <w:p w14:paraId="20AA8292" w14:textId="65833274" w:rsidR="00EA1BC6" w:rsidRDefault="00B25AD0" w:rsidP="006061A7">
            <w:ins w:id="92" w:author="Gunther Bacellar" w:date="2021-04-24T21:42:00Z">
              <w:r>
                <w:t>0.950338</w:t>
              </w:r>
            </w:ins>
          </w:p>
        </w:tc>
        <w:tc>
          <w:tcPr>
            <w:tcW w:w="990" w:type="dxa"/>
          </w:tcPr>
          <w:p w14:paraId="485FDF00" w14:textId="4A0959AD" w:rsidR="00EA1BC6" w:rsidRDefault="00B25AD0" w:rsidP="006061A7">
            <w:ins w:id="93" w:author="Gunther Bacellar" w:date="2021-04-24T21:43:00Z">
              <w:r>
                <w:t>0.953714</w:t>
              </w:r>
            </w:ins>
          </w:p>
        </w:tc>
        <w:tc>
          <w:tcPr>
            <w:tcW w:w="900" w:type="dxa"/>
          </w:tcPr>
          <w:p w14:paraId="20FAD32D" w14:textId="3FFA868B" w:rsidR="00EA1BC6" w:rsidRDefault="00B25AD0" w:rsidP="006061A7">
            <w:ins w:id="94" w:author="Gunther Bacellar" w:date="2021-04-24T21:43:00Z">
              <w:r>
                <w:t>0.923171</w:t>
              </w:r>
            </w:ins>
          </w:p>
        </w:tc>
        <w:tc>
          <w:tcPr>
            <w:tcW w:w="900" w:type="dxa"/>
          </w:tcPr>
          <w:p w14:paraId="51842676" w14:textId="26AB1326" w:rsidR="00EA1BC6" w:rsidRDefault="00B25AD0" w:rsidP="006061A7">
            <w:ins w:id="95" w:author="Gunther Bacellar" w:date="2021-04-24T21:43:00Z">
              <w:r>
                <w:t>0.937496</w:t>
              </w:r>
            </w:ins>
          </w:p>
        </w:tc>
      </w:tr>
      <w:tr w:rsidR="00EA1BC6" w14:paraId="5F1443B8" w14:textId="75DF2E23" w:rsidTr="008B3EFA">
        <w:tc>
          <w:tcPr>
            <w:tcW w:w="1165" w:type="dxa"/>
          </w:tcPr>
          <w:p w14:paraId="675C19A4" w14:textId="55771F80" w:rsidR="00EA1BC6" w:rsidRDefault="00EA1BC6" w:rsidP="006061A7">
            <w:r>
              <w:t>ResNet34</w:t>
            </w:r>
          </w:p>
        </w:tc>
        <w:tc>
          <w:tcPr>
            <w:tcW w:w="990" w:type="dxa"/>
          </w:tcPr>
          <w:p w14:paraId="535094A0" w14:textId="529EBC9A" w:rsidR="00EA1BC6" w:rsidRDefault="003C34BE" w:rsidP="006061A7">
            <w:ins w:id="96" w:author="Gunther Bacellar [2]" w:date="2021-04-25T11:56:00Z">
              <w:r>
                <w:t>0.953488</w:t>
              </w:r>
            </w:ins>
          </w:p>
        </w:tc>
        <w:tc>
          <w:tcPr>
            <w:tcW w:w="990" w:type="dxa"/>
          </w:tcPr>
          <w:p w14:paraId="5562951E" w14:textId="2E794D4D" w:rsidR="00EA1BC6" w:rsidRDefault="008A5D0A" w:rsidP="006061A7">
            <w:ins w:id="97" w:author="Gunther Bacellar [2]" w:date="2021-04-25T11:56:00Z">
              <w:r>
                <w:t>0.956445</w:t>
              </w:r>
            </w:ins>
          </w:p>
        </w:tc>
        <w:tc>
          <w:tcPr>
            <w:tcW w:w="900" w:type="dxa"/>
          </w:tcPr>
          <w:p w14:paraId="41FF7551" w14:textId="2639540D" w:rsidR="00EA1BC6" w:rsidRDefault="008A5D0A" w:rsidP="006061A7">
            <w:ins w:id="98" w:author="Gunther Bacellar [2]" w:date="2021-04-25T11:56:00Z">
              <w:r>
                <w:t>0.940649</w:t>
              </w:r>
            </w:ins>
          </w:p>
        </w:tc>
        <w:tc>
          <w:tcPr>
            <w:tcW w:w="900" w:type="dxa"/>
          </w:tcPr>
          <w:p w14:paraId="004480F7" w14:textId="781D1D0B" w:rsidR="00EA1BC6" w:rsidRDefault="008A5D0A" w:rsidP="006061A7">
            <w:ins w:id="99" w:author="Gunther Bacellar [2]" w:date="2021-04-25T11:56:00Z">
              <w:r>
                <w:t>0</w:t>
              </w:r>
            </w:ins>
            <w:ins w:id="100" w:author="Gunther Bacellar [2]" w:date="2021-04-25T11:57:00Z">
              <w:r>
                <w:t>.94834</w:t>
              </w:r>
              <w:r w:rsidR="00A15464">
                <w:t>9</w:t>
              </w:r>
            </w:ins>
          </w:p>
        </w:tc>
      </w:tr>
      <w:tr w:rsidR="00EA1BC6" w14:paraId="0F5B5D11" w14:textId="48D9B142" w:rsidTr="008B3EFA">
        <w:tc>
          <w:tcPr>
            <w:tcW w:w="1165" w:type="dxa"/>
          </w:tcPr>
          <w:p w14:paraId="2776C855" w14:textId="69763A4B" w:rsidR="00EA1BC6" w:rsidRDefault="00EA1BC6" w:rsidP="006061A7">
            <w:r>
              <w:t>ResNet50</w:t>
            </w:r>
          </w:p>
        </w:tc>
        <w:tc>
          <w:tcPr>
            <w:tcW w:w="990" w:type="dxa"/>
          </w:tcPr>
          <w:p w14:paraId="12F0289E" w14:textId="659F3E40" w:rsidR="00EA1BC6" w:rsidRDefault="008B3EFA" w:rsidP="006061A7">
            <w:r w:rsidRPr="008B3EFA">
              <w:t>0.922481</w:t>
            </w:r>
          </w:p>
        </w:tc>
        <w:tc>
          <w:tcPr>
            <w:tcW w:w="990" w:type="dxa"/>
          </w:tcPr>
          <w:p w14:paraId="2252F0AB" w14:textId="4FD71CA5" w:rsidR="00EA1BC6" w:rsidRDefault="008B3EFA" w:rsidP="006061A7">
            <w:r w:rsidRPr="008B3EFA">
              <w:t>0.929862</w:t>
            </w:r>
          </w:p>
        </w:tc>
        <w:tc>
          <w:tcPr>
            <w:tcW w:w="900" w:type="dxa"/>
          </w:tcPr>
          <w:p w14:paraId="62E79D98" w14:textId="7C64FE61" w:rsidR="00EA1BC6" w:rsidRDefault="008B3EFA" w:rsidP="006061A7">
            <w:r w:rsidRPr="008B3EFA">
              <w:t>0.885737</w:t>
            </w:r>
          </w:p>
        </w:tc>
        <w:tc>
          <w:tcPr>
            <w:tcW w:w="900" w:type="dxa"/>
          </w:tcPr>
          <w:p w14:paraId="6A95C960" w14:textId="20F181A7" w:rsidR="00EA1BC6" w:rsidRDefault="008B3EFA" w:rsidP="006061A7">
            <w:r w:rsidRPr="008B3EFA">
              <w:t>0.906222</w:t>
            </w:r>
          </w:p>
        </w:tc>
      </w:tr>
      <w:tr w:rsidR="00EA1BC6" w14:paraId="42380B80" w14:textId="49D3FF98" w:rsidTr="008B3EFA">
        <w:tc>
          <w:tcPr>
            <w:tcW w:w="1165" w:type="dxa"/>
          </w:tcPr>
          <w:p w14:paraId="5ECAE34A" w14:textId="52134E3A" w:rsidR="00EA1BC6" w:rsidRDefault="00EA1BC6" w:rsidP="006061A7">
            <w:r>
              <w:t>ResNet101</w:t>
            </w:r>
          </w:p>
        </w:tc>
        <w:tc>
          <w:tcPr>
            <w:tcW w:w="990" w:type="dxa"/>
          </w:tcPr>
          <w:p w14:paraId="287E8073" w14:textId="205625D6" w:rsidR="00EA1BC6" w:rsidRDefault="008B3EFA" w:rsidP="006061A7">
            <w:r w:rsidRPr="008B3EFA">
              <w:t>0.934884</w:t>
            </w:r>
          </w:p>
        </w:tc>
        <w:tc>
          <w:tcPr>
            <w:tcW w:w="990" w:type="dxa"/>
          </w:tcPr>
          <w:p w14:paraId="18128B34" w14:textId="6F5DCF39" w:rsidR="00EA1BC6" w:rsidRDefault="008B3EFA" w:rsidP="006061A7">
            <w:r w:rsidRPr="008B3EFA">
              <w:t>0.943559</w:t>
            </w:r>
          </w:p>
        </w:tc>
        <w:tc>
          <w:tcPr>
            <w:tcW w:w="900" w:type="dxa"/>
          </w:tcPr>
          <w:p w14:paraId="1A73120D" w14:textId="2075BAB7" w:rsidR="00EA1BC6" w:rsidRDefault="008B3EFA" w:rsidP="006061A7">
            <w:r w:rsidRPr="008B3EFA">
              <w:t>0.907175</w:t>
            </w:r>
          </w:p>
        </w:tc>
        <w:tc>
          <w:tcPr>
            <w:tcW w:w="900" w:type="dxa"/>
          </w:tcPr>
          <w:p w14:paraId="4B882D20" w14:textId="7CC8522C" w:rsidR="00EA1BC6" w:rsidRDefault="008B3EFA" w:rsidP="006061A7">
            <w:r w:rsidRPr="008B3EFA">
              <w:t>0.924327</w:t>
            </w:r>
          </w:p>
        </w:tc>
      </w:tr>
      <w:tr w:rsidR="00EA1BC6" w14:paraId="07D16DD9" w14:textId="7A32C0EC" w:rsidTr="008B3EFA">
        <w:tc>
          <w:tcPr>
            <w:tcW w:w="1165" w:type="dxa"/>
          </w:tcPr>
          <w:p w14:paraId="554B3CC3" w14:textId="71357E9E" w:rsidR="00EA1BC6" w:rsidRDefault="00EA1BC6" w:rsidP="006061A7">
            <w:r>
              <w:t>Inception</w:t>
            </w:r>
          </w:p>
        </w:tc>
        <w:tc>
          <w:tcPr>
            <w:tcW w:w="990" w:type="dxa"/>
          </w:tcPr>
          <w:p w14:paraId="4266D9CF" w14:textId="410214BF" w:rsidR="00EA1BC6" w:rsidRDefault="008B3EFA" w:rsidP="006061A7">
            <w:r w:rsidRPr="008B3EFA">
              <w:t>0.965732</w:t>
            </w:r>
          </w:p>
        </w:tc>
        <w:tc>
          <w:tcPr>
            <w:tcW w:w="990" w:type="dxa"/>
          </w:tcPr>
          <w:p w14:paraId="7EBEB349" w14:textId="1F358E7F" w:rsidR="00EA1BC6" w:rsidRDefault="008B3EFA" w:rsidP="006061A7">
            <w:r w:rsidRPr="008B3EFA">
              <w:t>0.968638</w:t>
            </w:r>
          </w:p>
        </w:tc>
        <w:tc>
          <w:tcPr>
            <w:tcW w:w="900" w:type="dxa"/>
          </w:tcPr>
          <w:p w14:paraId="74F0F698" w14:textId="3EA17E7D" w:rsidR="00EA1BC6" w:rsidRDefault="008B3EFA" w:rsidP="006061A7">
            <w:r w:rsidRPr="008B3EFA">
              <w:t>0.959973</w:t>
            </w:r>
          </w:p>
        </w:tc>
        <w:tc>
          <w:tcPr>
            <w:tcW w:w="900" w:type="dxa"/>
          </w:tcPr>
          <w:p w14:paraId="5B3127D1" w14:textId="4ACB1ACE" w:rsidR="00EA1BC6" w:rsidRDefault="008B3EFA" w:rsidP="006061A7">
            <w:r w:rsidRPr="008B3EFA">
              <w:t>0.963973</w:t>
            </w:r>
          </w:p>
        </w:tc>
      </w:tr>
      <w:tr w:rsidR="00B844D7" w14:paraId="616731FC" w14:textId="77777777" w:rsidTr="008B3EFA">
        <w:tc>
          <w:tcPr>
            <w:tcW w:w="1165" w:type="dxa"/>
          </w:tcPr>
          <w:p w14:paraId="24AA4929" w14:textId="2E013AA5" w:rsidR="00B844D7" w:rsidRDefault="00B844D7" w:rsidP="006061A7">
            <w:r>
              <w:t>EfficientNet</w:t>
            </w:r>
          </w:p>
        </w:tc>
        <w:tc>
          <w:tcPr>
            <w:tcW w:w="990" w:type="dxa"/>
          </w:tcPr>
          <w:p w14:paraId="33C58276" w14:textId="39F93CF0" w:rsidR="00B844D7" w:rsidRDefault="008B3EFA" w:rsidP="006061A7">
            <w:r w:rsidRPr="008B3EFA">
              <w:t>0.939252</w:t>
            </w:r>
          </w:p>
        </w:tc>
        <w:tc>
          <w:tcPr>
            <w:tcW w:w="990" w:type="dxa"/>
          </w:tcPr>
          <w:p w14:paraId="3B2AB72B" w14:textId="004F13E2" w:rsidR="00B844D7" w:rsidRDefault="008B3EFA" w:rsidP="006061A7">
            <w:r w:rsidRPr="008B3EFA">
              <w:t>0.919735</w:t>
            </w:r>
          </w:p>
        </w:tc>
        <w:tc>
          <w:tcPr>
            <w:tcW w:w="900" w:type="dxa"/>
          </w:tcPr>
          <w:p w14:paraId="70C1BF57" w14:textId="4877896D" w:rsidR="00B844D7" w:rsidRDefault="008B3EFA" w:rsidP="006061A7">
            <w:r w:rsidRPr="008B3EFA">
              <w:t>0.961581</w:t>
            </w:r>
          </w:p>
        </w:tc>
        <w:tc>
          <w:tcPr>
            <w:tcW w:w="900" w:type="dxa"/>
          </w:tcPr>
          <w:p w14:paraId="53D65AD3" w14:textId="3A02F22A" w:rsidR="00B844D7" w:rsidRDefault="008B3EFA" w:rsidP="006061A7">
            <w:r w:rsidRPr="008B3EFA">
              <w:t>0.938566</w:t>
            </w:r>
          </w:p>
        </w:tc>
      </w:tr>
      <w:tr w:rsidR="00EA1BC6" w14:paraId="3B9B7F66" w14:textId="53A4EC73" w:rsidTr="00C65B8F">
        <w:trPr>
          <w:trHeight w:val="323"/>
        </w:trPr>
        <w:tc>
          <w:tcPr>
            <w:tcW w:w="1165" w:type="dxa"/>
          </w:tcPr>
          <w:p w14:paraId="5E8EF0F5" w14:textId="523C4289" w:rsidR="00EA1BC6" w:rsidRDefault="00EA1BC6" w:rsidP="006061A7">
            <w:commentRangeStart w:id="101"/>
            <w:r>
              <w:t>Simple CNN</w:t>
            </w:r>
            <w:commentRangeEnd w:id="101"/>
            <w:r w:rsidR="00401CDD">
              <w:rPr>
                <w:rStyle w:val="CommentReference"/>
              </w:rPr>
              <w:commentReference w:id="101"/>
            </w:r>
          </w:p>
        </w:tc>
        <w:tc>
          <w:tcPr>
            <w:tcW w:w="990" w:type="dxa"/>
          </w:tcPr>
          <w:p w14:paraId="611FEE68" w14:textId="1C015974" w:rsidR="00F131CA" w:rsidRDefault="00F131CA" w:rsidP="00F131CA">
            <w:pPr>
              <w:spacing w:after="0"/>
              <w:rPr>
                <w:rFonts w:ascii="Calibri" w:hAnsi="Calibri"/>
                <w:color w:val="000000"/>
                <w:sz w:val="24"/>
              </w:rPr>
            </w:pPr>
            <w:r w:rsidRPr="00F131CA">
              <w:t>0.967442</w:t>
            </w:r>
            <w:r>
              <w:rPr>
                <w:rFonts w:ascii="Calibri" w:hAnsi="Calibri"/>
                <w:color w:val="000000"/>
              </w:rPr>
              <w:t xml:space="preserve"> </w:t>
            </w:r>
          </w:p>
          <w:p w14:paraId="2CBED3CD" w14:textId="77777777" w:rsidR="00EA1BC6" w:rsidRDefault="00EA1BC6" w:rsidP="006061A7"/>
        </w:tc>
        <w:tc>
          <w:tcPr>
            <w:tcW w:w="990" w:type="dxa"/>
          </w:tcPr>
          <w:p w14:paraId="2FD02F6C" w14:textId="5BC0481B" w:rsidR="00EA1BC6" w:rsidRDefault="00F131CA" w:rsidP="006061A7">
            <w:r>
              <w:t>0.96544</w:t>
            </w:r>
          </w:p>
        </w:tc>
        <w:tc>
          <w:tcPr>
            <w:tcW w:w="900" w:type="dxa"/>
          </w:tcPr>
          <w:p w14:paraId="60B814CE" w14:textId="5FBC151C" w:rsidR="00EA1BC6" w:rsidRDefault="00F131CA" w:rsidP="006061A7">
            <w:r>
              <w:t>0.957881</w:t>
            </w:r>
          </w:p>
        </w:tc>
        <w:tc>
          <w:tcPr>
            <w:tcW w:w="900" w:type="dxa"/>
          </w:tcPr>
          <w:p w14:paraId="1103031F" w14:textId="28F03B0C" w:rsidR="00EA1BC6" w:rsidRDefault="00F131CA" w:rsidP="006061A7">
            <w:r>
              <w:t>0.961060</w:t>
            </w:r>
          </w:p>
        </w:tc>
      </w:tr>
    </w:tbl>
    <w:p w14:paraId="70738360" w14:textId="1F6CF06B" w:rsidR="00B844D7" w:rsidRPr="00A12A35" w:rsidRDefault="00B844D7" w:rsidP="006061A7">
      <w:pPr>
        <w:rPr>
          <w:sz w:val="20"/>
        </w:rPr>
      </w:pPr>
      <w:r w:rsidRPr="00A12A35">
        <w:rPr>
          <w:sz w:val="20"/>
        </w:rPr>
        <w:t xml:space="preserve">Fig. 6 shows the confusion matrix </w:t>
      </w:r>
      <w:r w:rsidR="00A12A35" w:rsidRPr="00A12A35">
        <w:rPr>
          <w:sz w:val="20"/>
        </w:rPr>
        <w:t xml:space="preserve">representing </w:t>
      </w:r>
      <w:r w:rsidRPr="00A12A35">
        <w:rPr>
          <w:sz w:val="20"/>
        </w:rPr>
        <w:t xml:space="preserve">three </w:t>
      </w:r>
      <w:r w:rsidR="00A12A35" w:rsidRPr="00A12A35">
        <w:rPr>
          <w:sz w:val="20"/>
        </w:rPr>
        <w:t>classes</w:t>
      </w:r>
      <w:r w:rsidRPr="00A12A35">
        <w:rPr>
          <w:sz w:val="20"/>
        </w:rPr>
        <w:t xml:space="preserve"> as predicted by our </w:t>
      </w:r>
      <w:ins w:id="102" w:author="Gunther Bacellar [2]" w:date="2021-04-25T11:57:00Z">
        <w:r w:rsidR="00A15464">
          <w:rPr>
            <w:sz w:val="20"/>
          </w:rPr>
          <w:t xml:space="preserve">Simple </w:t>
        </w:r>
      </w:ins>
      <w:r w:rsidRPr="00A12A35">
        <w:rPr>
          <w:sz w:val="20"/>
        </w:rPr>
        <w:t>model.</w:t>
      </w:r>
    </w:p>
    <w:p w14:paraId="1438A4FC" w14:textId="1E787D1E" w:rsidR="00674C7A" w:rsidRDefault="00B844D7" w:rsidP="006061A7">
      <w:r>
        <w:rPr>
          <w:noProof/>
        </w:rPr>
        <w:drawing>
          <wp:inline distT="0" distB="0" distL="0" distR="0" wp14:anchorId="0F64BD65" wp14:editId="41E62116">
            <wp:extent cx="3035300" cy="1499870"/>
            <wp:effectExtent l="12700" t="12700" r="12700" b="114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2841" cy="1533245"/>
                    </a:xfrm>
                    <a:prstGeom prst="rect">
                      <a:avLst/>
                    </a:prstGeom>
                    <a:ln>
                      <a:solidFill>
                        <a:schemeClr val="tx1"/>
                      </a:solidFill>
                    </a:ln>
                  </pic:spPr>
                </pic:pic>
              </a:graphicData>
            </a:graphic>
          </wp:inline>
        </w:drawing>
      </w:r>
    </w:p>
    <w:p w14:paraId="090D3AA1" w14:textId="5A099EFC" w:rsidR="00674C7A" w:rsidRDefault="00B844D7" w:rsidP="006061A7">
      <w:pPr>
        <w:rPr>
          <w:ins w:id="103" w:author="Gunther Bacellar" w:date="2021-04-24T21:44:00Z"/>
        </w:rPr>
      </w:pPr>
      <w:r>
        <w:t xml:space="preserve">         Fig. 6: Confusion matrix of our CNN model</w:t>
      </w:r>
      <w:r w:rsidR="00766EAF">
        <w:tab/>
      </w:r>
      <w:r>
        <w:t xml:space="preserve">   </w:t>
      </w:r>
    </w:p>
    <w:p w14:paraId="03D42492" w14:textId="1C000209" w:rsidR="00B25AD0" w:rsidRDefault="00B25AD0" w:rsidP="00B25AD0">
      <w:pPr>
        <w:pStyle w:val="Heading2"/>
        <w:numPr>
          <w:ilvl w:val="0"/>
          <w:numId w:val="0"/>
        </w:numPr>
        <w:rPr>
          <w:ins w:id="104" w:author="Gunther Bacellar" w:date="2021-04-24T21:46:00Z"/>
        </w:rPr>
      </w:pPr>
      <w:ins w:id="105" w:author="Gunther Bacellar" w:date="2021-04-24T21:44:00Z">
        <w:r>
          <w:t>2.6</w:t>
        </w:r>
        <w:r w:rsidRPr="00B25AD0">
          <w:t xml:space="preserve"> </w:t>
        </w:r>
      </w:ins>
      <w:ins w:id="106" w:author="Gunther Bacellar" w:date="2021-04-24T21:45:00Z">
        <w:r>
          <w:t>Identifying the False Positives and False Negative</w:t>
        </w:r>
      </w:ins>
      <w:ins w:id="107" w:author="Gunther Bacellar" w:date="2021-04-24T21:46:00Z">
        <w:r>
          <w:t>s</w:t>
        </w:r>
      </w:ins>
    </w:p>
    <w:p w14:paraId="071DF77F" w14:textId="1C38DDFB" w:rsidR="00C07F05" w:rsidRDefault="00D63E61" w:rsidP="00B25AD0">
      <w:pPr>
        <w:rPr>
          <w:ins w:id="108" w:author="Gunther Bacellar" w:date="2021-04-24T22:02:00Z"/>
        </w:rPr>
      </w:pPr>
      <w:ins w:id="109" w:author="Gunther Bacellar" w:date="2021-04-24T21:47:00Z">
        <w:r>
          <w:t xml:space="preserve">Fig. 7 shows all 21 </w:t>
        </w:r>
      </w:ins>
      <w:ins w:id="110" w:author="Gunther Bacellar" w:date="2021-04-24T21:48:00Z">
        <w:r>
          <w:t>images classified incorrectly by the</w:t>
        </w:r>
      </w:ins>
      <w:ins w:id="111" w:author="Gunther Bacellar [2]" w:date="2021-04-25T11:58:00Z">
        <w:r w:rsidR="00D73C44">
          <w:t xml:space="preserve"> Simple</w:t>
        </w:r>
      </w:ins>
      <w:ins w:id="112" w:author="Gunther Bacellar [2]" w:date="2021-04-25T11:59:00Z">
        <w:r w:rsidR="00D73C44">
          <w:t xml:space="preserve"> CNN</w:t>
        </w:r>
      </w:ins>
      <w:ins w:id="113" w:author="Gunther Bacellar" w:date="2021-04-24T21:48:00Z">
        <w:r>
          <w:t xml:space="preserve"> model from </w:t>
        </w:r>
        <w:del w:id="114" w:author="Gunther Bacellar [2]" w:date="2021-04-25T11:59:00Z">
          <w:r w:rsidDel="00D73C44">
            <w:delText>the</w:delText>
          </w:r>
        </w:del>
      </w:ins>
      <w:ins w:id="115" w:author="Gunther Bacellar [2]" w:date="2021-04-25T11:59:00Z">
        <w:r w:rsidR="00D73C44">
          <w:t>all</w:t>
        </w:r>
      </w:ins>
      <w:ins w:id="116" w:author="Gunther Bacellar" w:date="2021-04-24T21:48:00Z">
        <w:r>
          <w:t xml:space="preserve"> 645 sample</w:t>
        </w:r>
      </w:ins>
      <w:ins w:id="117" w:author="Gunther Bacellar" w:date="2021-04-24T21:49:00Z">
        <w:r>
          <w:t>s of test dataset.</w:t>
        </w:r>
      </w:ins>
      <w:ins w:id="118" w:author="Gunther Bacellar" w:date="2021-04-24T22:02:00Z">
        <w:r w:rsidR="00C07F05">
          <w:t xml:space="preserve"> </w:t>
        </w:r>
      </w:ins>
      <w:ins w:id="119" w:author="Gunther Bacellar" w:date="2021-04-24T22:03:00Z">
        <w:r w:rsidR="00C07F05">
          <w:t xml:space="preserve">This analysis suggests that most of the misclassifications occur between pneumonia and </w:t>
        </w:r>
        <w:del w:id="120" w:author="Gunther Bacellar [2]" w:date="2021-04-25T11:59:00Z">
          <w:r w:rsidR="00C07F05" w:rsidDel="00D73C44">
            <w:delText>moral</w:delText>
          </w:r>
        </w:del>
      </w:ins>
      <w:ins w:id="121" w:author="Gunther Bacellar [2]" w:date="2021-04-25T11:59:00Z">
        <w:r w:rsidR="00D73C44">
          <w:t>normal</w:t>
        </w:r>
      </w:ins>
      <w:ins w:id="122" w:author="Gunther Bacellar" w:date="2021-04-24T22:03:00Z">
        <w:r w:rsidR="00C07F05">
          <w:t xml:space="preserve"> </w:t>
        </w:r>
      </w:ins>
      <w:proofErr w:type="gramStart"/>
      <w:ins w:id="123" w:author="Gunther Bacellar" w:date="2021-04-24T22:04:00Z">
        <w:r w:rsidR="00C07F05">
          <w:t>images, and</w:t>
        </w:r>
        <w:proofErr w:type="gramEnd"/>
        <w:r w:rsidR="00C07F05">
          <w:t xml:space="preserve"> </w:t>
        </w:r>
      </w:ins>
      <w:ins w:id="124" w:author="Gunther Bacellar" w:date="2021-04-24T22:05:00Z">
        <w:r w:rsidR="00C07F05">
          <w:t xml:space="preserve">were used to </w:t>
        </w:r>
      </w:ins>
      <w:ins w:id="125" w:author="Gunther Bacellar [2]" w:date="2021-04-25T11:59:00Z">
        <w:r w:rsidR="00E12D72">
          <w:t xml:space="preserve">additional </w:t>
        </w:r>
      </w:ins>
      <w:ins w:id="126" w:author="Gunther Bacellar" w:date="2021-04-24T22:05:00Z">
        <w:r w:rsidR="00C07F05">
          <w:t>investigat</w:t>
        </w:r>
      </w:ins>
      <w:ins w:id="127" w:author="Gunther Bacellar [2]" w:date="2021-04-25T11:59:00Z">
        <w:r w:rsidR="00E12D72">
          <w:t>ion of</w:t>
        </w:r>
      </w:ins>
      <w:ins w:id="128" w:author="Gunther Bacellar" w:date="2021-04-24T22:05:00Z">
        <w:del w:id="129" w:author="Gunther Bacellar [2]" w:date="2021-04-25T11:59:00Z">
          <w:r w:rsidR="00C07F05" w:rsidDel="00E12D72">
            <w:delText>e</w:delText>
          </w:r>
        </w:del>
        <w:r w:rsidR="00C07F05">
          <w:t xml:space="preserve"> different image transformations.</w:t>
        </w:r>
      </w:ins>
    </w:p>
    <w:p w14:paraId="475AE6D1" w14:textId="23F4F313" w:rsidR="00B25AD0" w:rsidRDefault="00D63E61" w:rsidP="00B25AD0">
      <w:pPr>
        <w:rPr>
          <w:ins w:id="130" w:author="Gunther Bacellar" w:date="2021-04-24T22:02:00Z"/>
        </w:rPr>
      </w:pPr>
      <w:ins w:id="131" w:author="Gunther Bacellar" w:date="2021-04-24T21:49:00Z">
        <w:r>
          <w:t xml:space="preserve"> </w:t>
        </w:r>
      </w:ins>
      <w:ins w:id="132" w:author="Gunther Bacellar" w:date="2021-04-24T21:48:00Z">
        <w:r>
          <w:t xml:space="preserve"> </w:t>
        </w:r>
      </w:ins>
    </w:p>
    <w:p w14:paraId="6113852E" w14:textId="5FA2D79C" w:rsidR="00C07F05" w:rsidRPr="00B25AD0" w:rsidRDefault="00C07F05">
      <w:pPr>
        <w:rPr>
          <w:ins w:id="133" w:author="Gunther Bacellar" w:date="2021-04-24T21:44:00Z"/>
        </w:rPr>
        <w:pPrChange w:id="134" w:author="Gunther Bacellar" w:date="2021-04-24T21:46:00Z">
          <w:pPr>
            <w:pStyle w:val="Heading2"/>
          </w:pPr>
        </w:pPrChange>
      </w:pPr>
      <w:ins w:id="135" w:author="Gunther Bacellar" w:date="2021-04-24T22:02:00Z">
        <w:r>
          <w:rPr>
            <w:noProof/>
          </w:rPr>
          <w:lastRenderedPageBreak/>
          <w:drawing>
            <wp:inline distT="0" distB="0" distL="0" distR="0" wp14:anchorId="053652AB" wp14:editId="5F964C2B">
              <wp:extent cx="3049270" cy="269113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6"/>
                      <a:stretch>
                        <a:fillRect/>
                      </a:stretch>
                    </pic:blipFill>
                    <pic:spPr>
                      <a:xfrm>
                        <a:off x="0" y="0"/>
                        <a:ext cx="3049270" cy="2691130"/>
                      </a:xfrm>
                      <a:prstGeom prst="rect">
                        <a:avLst/>
                      </a:prstGeom>
                    </pic:spPr>
                  </pic:pic>
                </a:graphicData>
              </a:graphic>
            </wp:inline>
          </w:drawing>
        </w:r>
      </w:ins>
    </w:p>
    <w:p w14:paraId="156F2630" w14:textId="2ECD8DCE" w:rsidR="00B25AD0" w:rsidRDefault="000D3FBC" w:rsidP="006061A7">
      <w:ins w:id="136" w:author="Gunther Bacellar [2]" w:date="2021-04-25T12:00:00Z">
        <w:r>
          <w:t xml:space="preserve">Fig.7 </w:t>
        </w:r>
        <w:r w:rsidR="00DA60AE">
          <w:t xml:space="preserve">21 images </w:t>
        </w:r>
      </w:ins>
      <w:ins w:id="137" w:author="Gunther Bacellar [2]" w:date="2021-04-25T12:01:00Z">
        <w:r w:rsidR="00DA60AE">
          <w:t xml:space="preserve">from test dataset </w:t>
        </w:r>
      </w:ins>
      <w:ins w:id="138" w:author="Gunther Bacellar [2]" w:date="2021-04-25T12:00:00Z">
        <w:r w:rsidR="00DA60AE">
          <w:t>that were misclass</w:t>
        </w:r>
      </w:ins>
      <w:ins w:id="139" w:author="Gunther Bacellar [2]" w:date="2021-04-25T12:01:00Z">
        <w:r w:rsidR="00DA60AE">
          <w:t xml:space="preserve">ified by the simple CNN </w:t>
        </w:r>
        <w:proofErr w:type="gramStart"/>
        <w:r w:rsidR="00DA60AE">
          <w:t>model</w:t>
        </w:r>
      </w:ins>
      <w:proofErr w:type="gramEnd"/>
    </w:p>
    <w:p w14:paraId="74FDC934" w14:textId="58D5E64D" w:rsidR="00E03C90" w:rsidRDefault="005D30D1">
      <w:pPr>
        <w:pStyle w:val="Heading1"/>
      </w:pPr>
      <w:r>
        <w:t>Discussion</w:t>
      </w:r>
      <w:r w:rsidR="00E46D6D">
        <w:t xml:space="preserve"> and </w:t>
      </w:r>
      <w:r w:rsidR="00412A5F">
        <w:t>conclusion</w:t>
      </w:r>
    </w:p>
    <w:p w14:paraId="385CF17A" w14:textId="663625D7" w:rsidR="00D03E6D" w:rsidRDefault="00412A5F" w:rsidP="00EA0F1C">
      <w:pPr>
        <w:rPr>
          <w:sz w:val="20"/>
        </w:rPr>
      </w:pPr>
      <w:r w:rsidRPr="00412A5F">
        <w:rPr>
          <w:sz w:val="20"/>
        </w:rPr>
        <w:t>The reasonable high accuracies obtained by several pre-trained methods along with our own CNN model suggest that deep learning networks are capable of extracting key features from the chest x-ray images. Eventually the efficient feature extraction process helps to distinguish the images accurately compared to other conventual machines learning methods.</w:t>
      </w:r>
      <w:r>
        <w:rPr>
          <w:sz w:val="20"/>
        </w:rPr>
        <w:t xml:space="preserve"> </w:t>
      </w:r>
      <w:r w:rsidR="00D03E6D">
        <w:rPr>
          <w:sz w:val="20"/>
        </w:rPr>
        <w:t xml:space="preserve">Initial literature survey revealed that, most of the previous research work pertain to binary classification (Covid vs Non-Covid) showed better accuracy results compared to multi-class chest x-ray image </w:t>
      </w:r>
      <w:proofErr w:type="gramStart"/>
      <w:r w:rsidR="00D03E6D">
        <w:rPr>
          <w:sz w:val="20"/>
        </w:rPr>
        <w:t>classification</w:t>
      </w:r>
      <w:r w:rsidR="00EA0F1C">
        <w:rPr>
          <w:sz w:val="20"/>
        </w:rPr>
        <w:t>(</w:t>
      </w:r>
      <w:proofErr w:type="gramEnd"/>
      <w:r w:rsidR="00EA0F1C">
        <w:rPr>
          <w:sz w:val="20"/>
        </w:rPr>
        <w:t>See Table 1).</w:t>
      </w:r>
      <w:r w:rsidR="00D03E6D">
        <w:rPr>
          <w:sz w:val="20"/>
        </w:rPr>
        <w:t xml:space="preserve"> </w:t>
      </w:r>
      <w:r w:rsidR="00EA7EA1" w:rsidRPr="00A12A35">
        <w:rPr>
          <w:sz w:val="20"/>
        </w:rPr>
        <w:t xml:space="preserve">We intended to develop a more robust CNN </w:t>
      </w:r>
      <w:ins w:id="140" w:author="Gunther Bacellar [2]" w:date="2021-04-25T12:01:00Z">
        <w:r w:rsidR="00F919C6">
          <w:rPr>
            <w:sz w:val="20"/>
          </w:rPr>
          <w:t>multic</w:t>
        </w:r>
      </w:ins>
      <w:ins w:id="141" w:author="Gunther Bacellar [2]" w:date="2021-04-25T12:02:00Z">
        <w:r w:rsidR="00F919C6">
          <w:rPr>
            <w:sz w:val="20"/>
          </w:rPr>
          <w:t xml:space="preserve">lass </w:t>
        </w:r>
      </w:ins>
      <w:r w:rsidR="00EA7EA1" w:rsidRPr="00A12A35">
        <w:rPr>
          <w:sz w:val="20"/>
        </w:rPr>
        <w:t xml:space="preserve">model that could outperform some of the pre-trained models specific to image classification task outlined in section </w:t>
      </w:r>
      <w:r w:rsidR="00A12A35" w:rsidRPr="00A12A35">
        <w:rPr>
          <w:sz w:val="20"/>
        </w:rPr>
        <w:t>2</w:t>
      </w:r>
      <w:r w:rsidR="00EA7EA1" w:rsidRPr="00A12A35">
        <w:rPr>
          <w:sz w:val="20"/>
        </w:rPr>
        <w:t>.2 above.</w:t>
      </w:r>
      <w:r w:rsidR="00A12A35" w:rsidRPr="00A12A35">
        <w:rPr>
          <w:sz w:val="20"/>
        </w:rPr>
        <w:t xml:space="preserve"> Our initial results seem to be promising </w:t>
      </w:r>
      <w:proofErr w:type="gramStart"/>
      <w:r w:rsidR="00A12A35" w:rsidRPr="00A12A35">
        <w:rPr>
          <w:sz w:val="20"/>
        </w:rPr>
        <w:t>in order to</w:t>
      </w:r>
      <w:proofErr w:type="gramEnd"/>
      <w:r w:rsidR="00A12A35" w:rsidRPr="00A12A35">
        <w:rPr>
          <w:sz w:val="20"/>
        </w:rPr>
        <w:t xml:space="preserve"> achieve our goal of using our </w:t>
      </w:r>
      <w:ins w:id="142" w:author="Gunther Bacellar [2]" w:date="2021-04-25T12:02:00Z">
        <w:r w:rsidR="006401E2">
          <w:rPr>
            <w:sz w:val="20"/>
          </w:rPr>
          <w:t xml:space="preserve">own </w:t>
        </w:r>
      </w:ins>
      <w:r w:rsidR="00A12A35" w:rsidRPr="00A12A35">
        <w:rPr>
          <w:sz w:val="20"/>
        </w:rPr>
        <w:t xml:space="preserve">CNN architecture as final model for this project. However, we yet to complete full research on </w:t>
      </w:r>
      <w:del w:id="143" w:author="Gunther Bacellar [2]" w:date="2021-04-25T12:02:00Z">
        <w:r w:rsidR="00A12A35" w:rsidRPr="00A12A35" w:rsidDel="006401E2">
          <w:rPr>
            <w:sz w:val="20"/>
          </w:rPr>
          <w:delText xml:space="preserve">finalizing </w:delText>
        </w:r>
      </w:del>
      <w:ins w:id="144" w:author="Gunther Bacellar [2]" w:date="2021-04-25T12:02:00Z">
        <w:r w:rsidR="006401E2">
          <w:rPr>
            <w:sz w:val="20"/>
          </w:rPr>
          <w:t>testing differ</w:t>
        </w:r>
        <w:r w:rsidR="002C0B42">
          <w:rPr>
            <w:sz w:val="20"/>
          </w:rPr>
          <w:t>ent CNN architectures</w:t>
        </w:r>
      </w:ins>
      <w:del w:id="145" w:author="Gunther Bacellar [2]" w:date="2021-04-25T12:02:00Z">
        <w:r w:rsidR="00A12A35" w:rsidRPr="00A12A35" w:rsidDel="002C0B42">
          <w:rPr>
            <w:sz w:val="20"/>
          </w:rPr>
          <w:delText>CNN layers</w:delText>
        </w:r>
      </w:del>
      <w:r w:rsidR="00A12A35" w:rsidRPr="00A12A35">
        <w:rPr>
          <w:sz w:val="20"/>
        </w:rPr>
        <w:t xml:space="preserve"> and make necessary adjustments in hyper</w:t>
      </w:r>
      <w:r w:rsidR="004348EA" w:rsidRPr="00A12A35">
        <w:rPr>
          <w:sz w:val="20"/>
        </w:rPr>
        <w:t>parameter</w:t>
      </w:r>
      <w:r w:rsidR="00A12A35" w:rsidRPr="00A12A35">
        <w:rPr>
          <w:sz w:val="20"/>
        </w:rPr>
        <w:t xml:space="preserve"> selection as of this writing. </w:t>
      </w:r>
    </w:p>
    <w:p w14:paraId="15A3F8F0" w14:textId="3943DC24" w:rsidR="008D4C18" w:rsidRDefault="00A12A35" w:rsidP="00EA0F1C">
      <w:pPr>
        <w:spacing w:after="0"/>
        <w:rPr>
          <w:sz w:val="20"/>
        </w:rPr>
      </w:pPr>
      <w:r w:rsidRPr="00A12A35">
        <w:rPr>
          <w:sz w:val="20"/>
        </w:rPr>
        <w:t xml:space="preserve">Furthermore, given the limited test data sample for this project, we decided to incorporate k-fold cross validation technique to evaluate our models. This resampling procedure had a single parameter called k that refers to the number of groups that our chest x-ray image dataset was to be split into. For our model evaluation practice, we </w:t>
      </w:r>
      <w:r w:rsidR="00D03E6D">
        <w:rPr>
          <w:sz w:val="20"/>
        </w:rPr>
        <w:t xml:space="preserve">will </w:t>
      </w:r>
      <w:r w:rsidRPr="00A12A35">
        <w:rPr>
          <w:sz w:val="20"/>
        </w:rPr>
        <w:t>choose k = 5 i.e., one unique fold was chosen as a test set and the remaining folds were chosen as a training dataset</w:t>
      </w:r>
      <w:commentRangeStart w:id="146"/>
      <w:r w:rsidRPr="00A12A35">
        <w:rPr>
          <w:sz w:val="20"/>
        </w:rPr>
        <w:t xml:space="preserve">. </w:t>
      </w:r>
      <w:del w:id="147" w:author="Gunther Bacellar [2]" w:date="2021-04-25T12:04:00Z">
        <w:r w:rsidR="00D03E6D" w:rsidRPr="00D03E6D" w:rsidDel="00A17307">
          <w:rPr>
            <w:sz w:val="20"/>
          </w:rPr>
          <w:delText>It may be possible that the model misclassifies a Covid-19 image as pneumonia image or vice-versa since we were not able to achieve 99% - 100% accuracy. Second,  the limited number of C</w:delText>
        </w:r>
        <w:r w:rsidR="001B7DB5" w:rsidDel="00A17307">
          <w:rPr>
            <w:sz w:val="20"/>
          </w:rPr>
          <w:delText>ovid</w:delText>
        </w:r>
        <w:r w:rsidR="00D03E6D" w:rsidRPr="00D03E6D" w:rsidDel="00A17307">
          <w:rPr>
            <w:sz w:val="20"/>
          </w:rPr>
          <w:delText xml:space="preserve">-19 images made a bit difficult to train the deep learning models from scratch, which was overcome by using deep transfer learning method in the current study. </w:delText>
        </w:r>
      </w:del>
      <w:commentRangeEnd w:id="146"/>
      <w:r w:rsidR="00CB6A0A">
        <w:rPr>
          <w:rStyle w:val="CommentReference"/>
        </w:rPr>
        <w:commentReference w:id="146"/>
      </w:r>
      <w:ins w:id="148" w:author="Gunther Bacellar [2]" w:date="2021-04-25T12:05:00Z">
        <w:r w:rsidR="00056974">
          <w:rPr>
            <w:sz w:val="20"/>
          </w:rPr>
          <w:t xml:space="preserve">We keep analyzing </w:t>
        </w:r>
      </w:ins>
      <w:ins w:id="149" w:author="Gunther Bacellar [2]" w:date="2021-04-25T12:06:00Z">
        <w:r w:rsidR="00056974">
          <w:rPr>
            <w:sz w:val="20"/>
          </w:rPr>
          <w:t xml:space="preserve">the </w:t>
        </w:r>
        <w:r w:rsidR="00056974">
          <w:rPr>
            <w:sz w:val="20"/>
          </w:rPr>
          <w:t xml:space="preserve">images that were misclassified </w:t>
        </w:r>
        <w:r w:rsidR="002A21B1">
          <w:rPr>
            <w:sz w:val="20"/>
          </w:rPr>
          <w:t xml:space="preserve">in the </w:t>
        </w:r>
      </w:ins>
      <w:ins w:id="150" w:author="Gunther Bacellar" w:date="2021-04-25T12:25:00Z">
        <w:r w:rsidR="007655D9">
          <w:rPr>
            <w:sz w:val="20"/>
          </w:rPr>
          <w:t xml:space="preserve">validation and </w:t>
        </w:r>
      </w:ins>
      <w:ins w:id="151" w:author="Gunther Bacellar [2]" w:date="2021-04-25T12:06:00Z">
        <w:r w:rsidR="002A21B1">
          <w:rPr>
            <w:sz w:val="20"/>
          </w:rPr>
          <w:t xml:space="preserve">test stage to understand how to improve accuracy of our model. </w:t>
        </w:r>
        <w:r w:rsidR="003C03CC">
          <w:rPr>
            <w:sz w:val="20"/>
          </w:rPr>
          <w:t xml:space="preserve">Although 6K samples </w:t>
        </w:r>
      </w:ins>
      <w:ins w:id="152" w:author="Gunther Bacellar [2]" w:date="2021-04-25T12:07:00Z">
        <w:r w:rsidR="003C03CC">
          <w:rPr>
            <w:sz w:val="20"/>
          </w:rPr>
          <w:t>provided a good model accuracy so far, in the future</w:t>
        </w:r>
      </w:ins>
      <w:ins w:id="153" w:author="Gunther Bacellar [2]" w:date="2021-04-25T12:09:00Z">
        <w:r w:rsidR="00051CCE">
          <w:rPr>
            <w:sz w:val="20"/>
          </w:rPr>
          <w:t xml:space="preserve">, </w:t>
        </w:r>
      </w:ins>
      <w:ins w:id="154" w:author="Gunther Bacellar [2]" w:date="2021-04-25T12:07:00Z">
        <w:r w:rsidR="003C03CC">
          <w:rPr>
            <w:sz w:val="20"/>
          </w:rPr>
          <w:t xml:space="preserve">accuracy </w:t>
        </w:r>
        <w:r w:rsidR="00FB62F7">
          <w:rPr>
            <w:sz w:val="20"/>
          </w:rPr>
          <w:t xml:space="preserve">of these models could be improved even more if additional samples </w:t>
        </w:r>
      </w:ins>
      <w:ins w:id="155" w:author="Gunther Bacellar [2]" w:date="2021-04-25T12:09:00Z">
        <w:r w:rsidR="006515C3">
          <w:rPr>
            <w:sz w:val="20"/>
          </w:rPr>
          <w:t>are</w:t>
        </w:r>
      </w:ins>
      <w:ins w:id="156" w:author="Gunther Bacellar [2]" w:date="2021-04-25T12:07:00Z">
        <w:r w:rsidR="00FB62F7">
          <w:rPr>
            <w:sz w:val="20"/>
          </w:rPr>
          <w:t xml:space="preserve"> used in the train </w:t>
        </w:r>
        <w:r w:rsidR="00C811B2">
          <w:rPr>
            <w:sz w:val="20"/>
          </w:rPr>
          <w:t>stage.</w:t>
        </w:r>
      </w:ins>
    </w:p>
    <w:p w14:paraId="0C210D57" w14:textId="68933ECA" w:rsidR="00EA7EA1" w:rsidRPr="00EA0F1C" w:rsidRDefault="00D03E6D" w:rsidP="00EA0F1C">
      <w:pPr>
        <w:spacing w:after="0"/>
      </w:pPr>
      <w:r w:rsidRPr="00D03E6D">
        <w:rPr>
          <w:sz w:val="20"/>
        </w:rPr>
        <w:t xml:space="preserve">This research work can be extended with greater number of Covid-19 </w:t>
      </w:r>
      <w:ins w:id="157" w:author="Gunther Bacellar [2]" w:date="2021-04-25T12:08:00Z">
        <w:r w:rsidR="00C811B2">
          <w:rPr>
            <w:sz w:val="20"/>
          </w:rPr>
          <w:t xml:space="preserve">and Pneumonia </w:t>
        </w:r>
      </w:ins>
      <w:r w:rsidRPr="00D03E6D">
        <w:rPr>
          <w:sz w:val="20"/>
        </w:rPr>
        <w:t>images in future.</w:t>
      </w:r>
      <w:r w:rsidR="00EA0F1C">
        <w:t xml:space="preserve"> </w:t>
      </w:r>
      <w:r w:rsidR="00412A5F">
        <w:rPr>
          <w:sz w:val="20"/>
        </w:rPr>
        <w:t xml:space="preserve">We aim to deploy our final model </w:t>
      </w:r>
      <w:ins w:id="158" w:author="Gunther Bacellar [2]" w:date="2021-04-25T12:08:00Z">
        <w:r w:rsidR="005E19C2">
          <w:rPr>
            <w:sz w:val="20"/>
          </w:rPr>
          <w:t xml:space="preserve">as a </w:t>
        </w:r>
      </w:ins>
      <w:ins w:id="159" w:author="Gunther Bacellar [2]" w:date="2021-04-25T12:09:00Z">
        <w:r w:rsidR="00051CCE">
          <w:rPr>
            <w:sz w:val="20"/>
          </w:rPr>
          <w:t xml:space="preserve">public </w:t>
        </w:r>
      </w:ins>
      <w:ins w:id="160" w:author="Gunther Bacellar [2]" w:date="2021-04-25T12:08:00Z">
        <w:r w:rsidR="005E19C2">
          <w:rPr>
            <w:sz w:val="20"/>
          </w:rPr>
          <w:t xml:space="preserve">web </w:t>
        </w:r>
        <w:proofErr w:type="spellStart"/>
        <w:r w:rsidR="005E19C2">
          <w:rPr>
            <w:sz w:val="20"/>
          </w:rPr>
          <w:t>application</w:t>
        </w:r>
      </w:ins>
      <w:del w:id="161" w:author="Gunther Bacellar [2]" w:date="2021-04-25T12:08:00Z">
        <w:r w:rsidR="00412A5F" w:rsidDel="005E19C2">
          <w:rPr>
            <w:sz w:val="20"/>
          </w:rPr>
          <w:delText>on cloud platform to make it publicly a</w:delText>
        </w:r>
      </w:del>
      <w:ins w:id="162" w:author="Gunther Bacellar [2]" w:date="2021-04-25T12:08:00Z">
        <w:r w:rsidR="005E19C2">
          <w:rPr>
            <w:sz w:val="20"/>
          </w:rPr>
          <w:t>a</w:t>
        </w:r>
      </w:ins>
      <w:r w:rsidR="00412A5F">
        <w:rPr>
          <w:sz w:val="20"/>
        </w:rPr>
        <w:t>ccessible</w:t>
      </w:r>
      <w:proofErr w:type="spellEnd"/>
      <w:r w:rsidR="00412A5F">
        <w:rPr>
          <w:sz w:val="20"/>
        </w:rPr>
        <w:t xml:space="preserve"> for medical professionals which would expedite </w:t>
      </w:r>
      <w:r w:rsidR="00412A5F" w:rsidRPr="00412A5F">
        <w:rPr>
          <w:sz w:val="20"/>
        </w:rPr>
        <w:t>the Covid-19</w:t>
      </w:r>
      <w:ins w:id="163" w:author="Gunther Bacellar [2]" w:date="2021-04-25T12:08:00Z">
        <w:r w:rsidR="005E19C2">
          <w:rPr>
            <w:sz w:val="20"/>
          </w:rPr>
          <w:t xml:space="preserve"> and Pneumonia</w:t>
        </w:r>
      </w:ins>
      <w:r w:rsidR="00412A5F" w:rsidRPr="00412A5F">
        <w:rPr>
          <w:sz w:val="20"/>
        </w:rPr>
        <w:t xml:space="preserve"> screening test</w:t>
      </w:r>
      <w:ins w:id="164" w:author="Gunther Bacellar [2]" w:date="2021-04-25T12:09:00Z">
        <w:r w:rsidR="005E19C2">
          <w:rPr>
            <w:sz w:val="20"/>
          </w:rPr>
          <w:t>s</w:t>
        </w:r>
      </w:ins>
      <w:r w:rsidR="00EA0F1C">
        <w:rPr>
          <w:sz w:val="20"/>
        </w:rPr>
        <w:t>, make the process autonomous and</w:t>
      </w:r>
      <w:r w:rsidR="00412A5F" w:rsidRPr="00412A5F">
        <w:rPr>
          <w:sz w:val="20"/>
        </w:rPr>
        <w:t xml:space="preserve"> lower the overall medical expenses in conjunction with eliminating additional operational issues faced by the Healthcare systems</w:t>
      </w:r>
      <w:r w:rsidR="00EA0F1C">
        <w:rPr>
          <w:sz w:val="20"/>
        </w:rPr>
        <w:t>.</w:t>
      </w:r>
    </w:p>
    <w:p w14:paraId="4DE17462" w14:textId="77777777" w:rsidR="00E03C90" w:rsidRDefault="00A446AD">
      <w:pPr>
        <w:pStyle w:val="Heading1"/>
      </w:pPr>
      <w:r>
        <w:t>REFERENCES</w:t>
      </w:r>
    </w:p>
    <w:p w14:paraId="64CF01EE" w14:textId="2583E23F" w:rsidR="00230C9E" w:rsidRDefault="00230C9E" w:rsidP="00230C9E">
      <w:pPr>
        <w:pStyle w:val="References"/>
        <w:numPr>
          <w:ilvl w:val="0"/>
          <w:numId w:val="2"/>
        </w:numPr>
      </w:pPr>
      <w:r w:rsidRPr="00230C9E">
        <w:t xml:space="preserve">Zoabi, Y., Deri-Rozov, S. &amp; Shomron, N. Machine learning-based prediction of </w:t>
      </w:r>
      <w:r w:rsidR="008C7EEE">
        <w:t>Covid-19</w:t>
      </w:r>
      <w:r w:rsidRPr="00230C9E">
        <w:t xml:space="preserve"> diagnosis based on symptoms. </w:t>
      </w:r>
      <w:r w:rsidR="00A63F61">
        <w:rPr>
          <w:i/>
          <w:iCs/>
        </w:rPr>
        <w:t>NPJ</w:t>
      </w:r>
      <w:r w:rsidRPr="00230C9E">
        <w:rPr>
          <w:i/>
          <w:iCs/>
        </w:rPr>
        <w:t xml:space="preserve"> Digit. Med.</w:t>
      </w:r>
      <w:r w:rsidRPr="00230C9E">
        <w:t> </w:t>
      </w:r>
      <w:r w:rsidRPr="00230C9E">
        <w:rPr>
          <w:b/>
          <w:bCs/>
        </w:rPr>
        <w:t>4, </w:t>
      </w:r>
      <w:r w:rsidRPr="00230C9E">
        <w:t>3 (2021).</w:t>
      </w:r>
    </w:p>
    <w:p w14:paraId="7EA5C29E" w14:textId="2D6B35DF" w:rsidR="0036552E" w:rsidRDefault="00230C9E" w:rsidP="0036552E">
      <w:pPr>
        <w:pStyle w:val="References"/>
        <w:numPr>
          <w:ilvl w:val="0"/>
          <w:numId w:val="2"/>
        </w:numPr>
      </w:pPr>
      <w:r>
        <w:t xml:space="preserve">Jain, G., Mittal, D., Thakur D. &amp; Mittal M. A deep learning approach to detect </w:t>
      </w:r>
      <w:r w:rsidR="008C7EEE">
        <w:t>Covid-19</w:t>
      </w:r>
      <w:r>
        <w:t xml:space="preserve"> </w:t>
      </w:r>
      <w:r w:rsidR="0036552E">
        <w:t>c</w:t>
      </w:r>
      <w:r>
        <w:t>oronavirus with X-</w:t>
      </w:r>
      <w:r w:rsidR="00A63F61">
        <w:t>r</w:t>
      </w:r>
      <w:r>
        <w:t>ay images</w:t>
      </w:r>
      <w:r w:rsidR="0036552E">
        <w:t xml:space="preserve">. </w:t>
      </w:r>
      <w:r w:rsidR="0036552E" w:rsidRPr="0036552E">
        <w:rPr>
          <w:i/>
          <w:iCs/>
        </w:rPr>
        <w:t>Biocybern</w:t>
      </w:r>
      <w:r w:rsidR="0036552E">
        <w:rPr>
          <w:i/>
          <w:iCs/>
        </w:rPr>
        <w:t>.</w:t>
      </w:r>
      <w:r w:rsidR="0036552E" w:rsidRPr="0036552E">
        <w:rPr>
          <w:i/>
          <w:iCs/>
        </w:rPr>
        <w:t xml:space="preserve"> Biomed</w:t>
      </w:r>
      <w:r w:rsidR="0036552E">
        <w:rPr>
          <w:i/>
          <w:iCs/>
        </w:rPr>
        <w:t>.</w:t>
      </w:r>
      <w:r w:rsidR="0036552E" w:rsidRPr="0036552E">
        <w:rPr>
          <w:i/>
          <w:iCs/>
        </w:rPr>
        <w:t xml:space="preserve"> Eng.</w:t>
      </w:r>
      <w:r w:rsidR="0036552E" w:rsidRPr="0036552E">
        <w:t> </w:t>
      </w:r>
      <w:r w:rsidR="0036552E" w:rsidRPr="0036552E">
        <w:rPr>
          <w:b/>
          <w:bCs/>
        </w:rPr>
        <w:t>40</w:t>
      </w:r>
      <w:r w:rsidR="0036552E">
        <w:rPr>
          <w:b/>
          <w:bCs/>
        </w:rPr>
        <w:t xml:space="preserve">, </w:t>
      </w:r>
      <w:r w:rsidR="0036552E" w:rsidRPr="0036552E">
        <w:t xml:space="preserve">4 </w:t>
      </w:r>
      <w:r w:rsidR="0036552E">
        <w:t>(2020)</w:t>
      </w:r>
      <w:r w:rsidR="0036552E" w:rsidRPr="0036552E">
        <w:t>.</w:t>
      </w:r>
    </w:p>
    <w:p w14:paraId="0E9D9F58" w14:textId="59C24A40" w:rsidR="0036552E" w:rsidRDefault="00946265" w:rsidP="0036552E">
      <w:pPr>
        <w:pStyle w:val="References"/>
        <w:numPr>
          <w:ilvl w:val="0"/>
          <w:numId w:val="2"/>
        </w:numPr>
      </w:pPr>
      <w:hyperlink r:id="rId27" w:history="1">
        <w:r w:rsidR="005D30D1" w:rsidRPr="00071D22">
          <w:rPr>
            <w:rStyle w:val="Hyperlink"/>
          </w:rPr>
          <w:t>https://www.kaggle.com/prashant268/chest-xray-covid19-pneumonia</w:t>
        </w:r>
      </w:hyperlink>
      <w:r w:rsidR="005D30D1">
        <w:tab/>
      </w:r>
      <w:r w:rsidR="005D30D1">
        <w:tab/>
      </w:r>
    </w:p>
    <w:p w14:paraId="0C9EEA01" w14:textId="4EAC0DCE" w:rsidR="00043E80" w:rsidRPr="001A5026" w:rsidRDefault="00043E80" w:rsidP="00043E80">
      <w:pPr>
        <w:pStyle w:val="References"/>
        <w:numPr>
          <w:ilvl w:val="0"/>
          <w:numId w:val="2"/>
        </w:numPr>
      </w:pPr>
      <w:r>
        <w:t xml:space="preserve">Ozturk, T., </w:t>
      </w:r>
      <w:proofErr w:type="spellStart"/>
      <w:r w:rsidR="001A5026">
        <w:t>Talo</w:t>
      </w:r>
      <w:proofErr w:type="spellEnd"/>
      <w:r>
        <w:t xml:space="preserve">, </w:t>
      </w:r>
      <w:r w:rsidR="001A5026">
        <w:t>M</w:t>
      </w:r>
      <w:r>
        <w:t xml:space="preserve">., </w:t>
      </w:r>
      <w:r w:rsidR="001A5026">
        <w:t>Yildirim,</w:t>
      </w:r>
      <w:r>
        <w:t xml:space="preserve"> </w:t>
      </w:r>
      <w:r w:rsidR="001A5026">
        <w:t>E.A</w:t>
      </w:r>
      <w:r>
        <w:t>.</w:t>
      </w:r>
      <w:r w:rsidR="001A5026">
        <w:t xml:space="preserve">, </w:t>
      </w:r>
      <w:proofErr w:type="spellStart"/>
      <w:r w:rsidR="001A5026">
        <w:t>Baloglu</w:t>
      </w:r>
      <w:proofErr w:type="spellEnd"/>
      <w:r w:rsidR="001A5026">
        <w:t>, U.B., Yildirim, O. &amp; Acharya, U.R.</w:t>
      </w:r>
      <w:r>
        <w:t xml:space="preserve"> </w:t>
      </w:r>
      <w:r w:rsidR="001A5026">
        <w:t>Automated detection of COVID-19 cases using deep neural networks with X-ray images</w:t>
      </w:r>
      <w:r>
        <w:t xml:space="preserve">. </w:t>
      </w:r>
      <w:proofErr w:type="spellStart"/>
      <w:r w:rsidR="001A5026">
        <w:rPr>
          <w:i/>
          <w:iCs/>
        </w:rPr>
        <w:t>Comput</w:t>
      </w:r>
      <w:proofErr w:type="spellEnd"/>
      <w:r w:rsidR="00A63F61">
        <w:rPr>
          <w:i/>
          <w:iCs/>
        </w:rPr>
        <w:t>.</w:t>
      </w:r>
      <w:r w:rsidRPr="0036552E">
        <w:rPr>
          <w:i/>
          <w:iCs/>
        </w:rPr>
        <w:t xml:space="preserve"> Bio</w:t>
      </w:r>
      <w:r w:rsidR="001A5026">
        <w:rPr>
          <w:i/>
          <w:iCs/>
        </w:rPr>
        <w:t>l</w:t>
      </w:r>
      <w:r>
        <w:rPr>
          <w:i/>
          <w:iCs/>
        </w:rPr>
        <w:t>.</w:t>
      </w:r>
      <w:r w:rsidRPr="0036552E">
        <w:rPr>
          <w:i/>
          <w:iCs/>
        </w:rPr>
        <w:t xml:space="preserve"> </w:t>
      </w:r>
      <w:r w:rsidR="001A5026" w:rsidRPr="00FD3DBD">
        <w:rPr>
          <w:i/>
          <w:iCs/>
        </w:rPr>
        <w:t>Med</w:t>
      </w:r>
      <w:r w:rsidRPr="001A5026">
        <w:t>. </w:t>
      </w:r>
      <w:r w:rsidR="001A5026" w:rsidRPr="001A5026">
        <w:rPr>
          <w:b/>
          <w:bCs/>
        </w:rPr>
        <w:t>121</w:t>
      </w:r>
      <w:r w:rsidRPr="001A5026">
        <w:t xml:space="preserve"> (2020).</w:t>
      </w:r>
    </w:p>
    <w:p w14:paraId="0C785214" w14:textId="6034CA10" w:rsidR="001A5026" w:rsidRDefault="001A5026" w:rsidP="001A5026">
      <w:pPr>
        <w:pStyle w:val="References"/>
        <w:numPr>
          <w:ilvl w:val="0"/>
          <w:numId w:val="2"/>
        </w:numPr>
      </w:pPr>
      <w:r w:rsidRPr="001A5026">
        <w:t xml:space="preserve">Majeed, T., Rashid, R., Ali D. &amp; Asaad A. Covid-19 detection using CNN transfer learning from X-ray images. </w:t>
      </w:r>
      <w:proofErr w:type="spellStart"/>
      <w:r w:rsidRPr="001A5026">
        <w:rPr>
          <w:i/>
          <w:iCs/>
        </w:rPr>
        <w:t>MedRxiv</w:t>
      </w:r>
      <w:proofErr w:type="spellEnd"/>
      <w:r w:rsidRPr="001A5026">
        <w:rPr>
          <w:i/>
          <w:iCs/>
        </w:rPr>
        <w:t xml:space="preserve"> </w:t>
      </w:r>
      <w:hyperlink r:id="rId28" w:history="1">
        <w:r w:rsidRPr="00487639">
          <w:rPr>
            <w:rStyle w:val="Hyperlink"/>
          </w:rPr>
          <w:t>https://doi.org/10.1101/2020.05.12.20098954</w:t>
        </w:r>
      </w:hyperlink>
      <w:r>
        <w:t xml:space="preserve"> (2020).</w:t>
      </w:r>
    </w:p>
    <w:p w14:paraId="2112C4E4" w14:textId="4063369E" w:rsidR="00C10DD9" w:rsidRDefault="001A5026" w:rsidP="00FD3DBD">
      <w:pPr>
        <w:pStyle w:val="References"/>
        <w:numPr>
          <w:ilvl w:val="0"/>
          <w:numId w:val="2"/>
        </w:numPr>
      </w:pPr>
      <w:r>
        <w:t xml:space="preserve">Wang, L., Lin, Z.Q. &amp; </w:t>
      </w:r>
      <w:r w:rsidR="00FD3DBD">
        <w:t>Wong</w:t>
      </w:r>
      <w:r>
        <w:t xml:space="preserve">, </w:t>
      </w:r>
      <w:r w:rsidR="00FD3DBD">
        <w:t xml:space="preserve">A. </w:t>
      </w:r>
      <w:r w:rsidR="00FD3DBD" w:rsidRPr="00FD3DBD">
        <w:t xml:space="preserve">COVID-Net: </w:t>
      </w:r>
      <w:r w:rsidR="00FD3DBD">
        <w:t>a</w:t>
      </w:r>
      <w:r w:rsidR="00FD3DBD" w:rsidRPr="00FD3DBD">
        <w:t xml:space="preserve"> </w:t>
      </w:r>
      <w:r w:rsidR="00FD3DBD">
        <w:t>t</w:t>
      </w:r>
      <w:r w:rsidR="00FD3DBD" w:rsidRPr="00FD3DBD">
        <w:t xml:space="preserve">ailored </w:t>
      </w:r>
      <w:r w:rsidR="00FD3DBD">
        <w:t>d</w:t>
      </w:r>
      <w:r w:rsidR="00FD3DBD" w:rsidRPr="00FD3DBD">
        <w:t xml:space="preserve">eep </w:t>
      </w:r>
      <w:r w:rsidR="00FD3DBD">
        <w:t>c</w:t>
      </w:r>
      <w:r w:rsidR="00FD3DBD" w:rsidRPr="00FD3DBD">
        <w:t xml:space="preserve">onvolutional </w:t>
      </w:r>
      <w:r w:rsidR="00FD3DBD">
        <w:t>n</w:t>
      </w:r>
      <w:r w:rsidR="00FD3DBD" w:rsidRPr="00FD3DBD">
        <w:t xml:space="preserve">eural </w:t>
      </w:r>
      <w:r w:rsidR="00FD3DBD">
        <w:t>n</w:t>
      </w:r>
      <w:r w:rsidR="00FD3DBD" w:rsidRPr="00FD3DBD">
        <w:t xml:space="preserve">etwork </w:t>
      </w:r>
      <w:r w:rsidR="00FD3DBD">
        <w:t>d</w:t>
      </w:r>
      <w:r w:rsidR="00FD3DBD" w:rsidRPr="00FD3DBD">
        <w:t xml:space="preserve">esign for </w:t>
      </w:r>
      <w:r w:rsidR="00FD3DBD">
        <w:t>d</w:t>
      </w:r>
      <w:r w:rsidR="00FD3DBD" w:rsidRPr="00FD3DBD">
        <w:t xml:space="preserve">etection of COVID-19 </w:t>
      </w:r>
      <w:r w:rsidR="00FD3DBD">
        <w:t>c</w:t>
      </w:r>
      <w:r w:rsidR="00FD3DBD" w:rsidRPr="00FD3DBD">
        <w:t xml:space="preserve">ases from </w:t>
      </w:r>
      <w:r w:rsidR="00FD3DBD">
        <w:t>c</w:t>
      </w:r>
      <w:r w:rsidR="00FD3DBD" w:rsidRPr="00FD3DBD">
        <w:t>hest X-</w:t>
      </w:r>
      <w:r w:rsidR="00FD3DBD">
        <w:t>r</w:t>
      </w:r>
      <w:r w:rsidR="00FD3DBD" w:rsidRPr="00FD3DBD">
        <w:t xml:space="preserve">ay </w:t>
      </w:r>
      <w:r w:rsidR="00FD3DBD">
        <w:t>i</w:t>
      </w:r>
      <w:r w:rsidR="00FD3DBD" w:rsidRPr="00FD3DBD">
        <w:t>mages</w:t>
      </w:r>
      <w:r w:rsidR="00FD3DBD">
        <w:t xml:space="preserve">. </w:t>
      </w:r>
      <w:r w:rsidR="00FD3DBD">
        <w:rPr>
          <w:i/>
          <w:iCs/>
        </w:rPr>
        <w:t xml:space="preserve">Sci. Rep. </w:t>
      </w:r>
      <w:r w:rsidR="00FD3DBD">
        <w:rPr>
          <w:b/>
          <w:bCs/>
        </w:rPr>
        <w:t xml:space="preserve">10 </w:t>
      </w:r>
      <w:r w:rsidR="00FD3DBD">
        <w:t xml:space="preserve">(2020).  </w:t>
      </w:r>
    </w:p>
    <w:p w14:paraId="525FFF91" w14:textId="399A8861" w:rsidR="00FD3DBD" w:rsidRPr="00FD3DBD" w:rsidRDefault="00FD3DBD" w:rsidP="00FD3DBD">
      <w:pPr>
        <w:pStyle w:val="References"/>
        <w:numPr>
          <w:ilvl w:val="0"/>
          <w:numId w:val="2"/>
        </w:numPr>
      </w:pPr>
      <w:proofErr w:type="spellStart"/>
      <w:r>
        <w:t>Apostolopoulos</w:t>
      </w:r>
      <w:proofErr w:type="spellEnd"/>
      <w:r>
        <w:t xml:space="preserve">, I.D. &amp; </w:t>
      </w:r>
      <w:proofErr w:type="spellStart"/>
      <w:r>
        <w:t>Mpesiana</w:t>
      </w:r>
      <w:proofErr w:type="spellEnd"/>
      <w:r>
        <w:t xml:space="preserve">, T.A. </w:t>
      </w:r>
      <w:r w:rsidRPr="00FD3DBD">
        <w:t>Covid-19: automatic detection from X-ray images utilizing transfer learning with convolutional neural networks</w:t>
      </w:r>
      <w:r>
        <w:t xml:space="preserve">. </w:t>
      </w:r>
      <w:r>
        <w:rPr>
          <w:i/>
          <w:iCs/>
        </w:rPr>
        <w:t>Phys</w:t>
      </w:r>
      <w:r w:rsidRPr="00FD3DBD">
        <w:rPr>
          <w:i/>
          <w:iCs/>
        </w:rPr>
        <w:t xml:space="preserve">. </w:t>
      </w:r>
      <w:r>
        <w:rPr>
          <w:i/>
          <w:iCs/>
        </w:rPr>
        <w:t>Eng. Sci. Med</w:t>
      </w:r>
      <w:r w:rsidRPr="00FD3DBD">
        <w:rPr>
          <w:i/>
          <w:iCs/>
        </w:rPr>
        <w:t xml:space="preserve">. </w:t>
      </w:r>
      <w:r>
        <w:rPr>
          <w:b/>
          <w:bCs/>
        </w:rPr>
        <w:t>43</w:t>
      </w:r>
      <w:r w:rsidRPr="00FD3DBD">
        <w:rPr>
          <w:b/>
          <w:bCs/>
        </w:rPr>
        <w:t xml:space="preserve"> </w:t>
      </w:r>
      <w:r>
        <w:t xml:space="preserve">(2020).  </w:t>
      </w:r>
    </w:p>
    <w:p w14:paraId="24D14489" w14:textId="6D04DAC3" w:rsidR="00FD3DBD" w:rsidRDefault="00FD3DBD" w:rsidP="00FD3DBD">
      <w:pPr>
        <w:pStyle w:val="References"/>
        <w:numPr>
          <w:ilvl w:val="0"/>
          <w:numId w:val="2"/>
        </w:numPr>
      </w:pPr>
      <w:r w:rsidRPr="00FD3DBD">
        <w:t xml:space="preserve">Khan, A.I., Shah, J.L. &amp; Bhat, M.M. </w:t>
      </w:r>
      <w:proofErr w:type="spellStart"/>
      <w:r w:rsidRPr="00FD3DBD">
        <w:t>CoroNet</w:t>
      </w:r>
      <w:proofErr w:type="spellEnd"/>
      <w:r w:rsidRPr="00FD3DBD">
        <w:t>: A deep neural network for detection and diagnosis of COVID-19 from chest x-ray images</w:t>
      </w:r>
      <w:r>
        <w:t xml:space="preserve">. </w:t>
      </w:r>
      <w:proofErr w:type="spellStart"/>
      <w:r>
        <w:rPr>
          <w:i/>
          <w:iCs/>
        </w:rPr>
        <w:t>Comput</w:t>
      </w:r>
      <w:proofErr w:type="spellEnd"/>
      <w:r w:rsidRPr="00FD3DBD">
        <w:rPr>
          <w:i/>
          <w:iCs/>
        </w:rPr>
        <w:t xml:space="preserve">. </w:t>
      </w:r>
      <w:r>
        <w:rPr>
          <w:i/>
          <w:iCs/>
        </w:rPr>
        <w:t>Methods Programs Biomed.</w:t>
      </w:r>
      <w:r w:rsidR="00133DC5">
        <w:rPr>
          <w:i/>
          <w:iCs/>
        </w:rPr>
        <w:t xml:space="preserve"> </w:t>
      </w:r>
      <w:r>
        <w:rPr>
          <w:b/>
          <w:bCs/>
        </w:rPr>
        <w:t>196</w:t>
      </w:r>
      <w:r w:rsidRPr="00FD3DBD">
        <w:rPr>
          <w:b/>
          <w:bCs/>
        </w:rPr>
        <w:t xml:space="preserve"> </w:t>
      </w:r>
      <w:r>
        <w:t xml:space="preserve">(2020).  </w:t>
      </w:r>
    </w:p>
    <w:p w14:paraId="594A473D" w14:textId="507A24DB" w:rsidR="00FD3DBD" w:rsidRDefault="00FD3DBD" w:rsidP="00FD3DBD">
      <w:pPr>
        <w:pStyle w:val="References"/>
        <w:numPr>
          <w:ilvl w:val="0"/>
          <w:numId w:val="2"/>
        </w:numPr>
      </w:pPr>
      <w:r>
        <w:t>Oh</w:t>
      </w:r>
      <w:r w:rsidRPr="00FD3DBD">
        <w:t xml:space="preserve">, </w:t>
      </w:r>
      <w:r>
        <w:t>Y</w:t>
      </w:r>
      <w:r w:rsidRPr="00FD3DBD">
        <w:t xml:space="preserve">., </w:t>
      </w:r>
      <w:r>
        <w:t>Park</w:t>
      </w:r>
      <w:r w:rsidRPr="00FD3DBD">
        <w:t xml:space="preserve">, </w:t>
      </w:r>
      <w:proofErr w:type="spellStart"/>
      <w:r>
        <w:t>Sangjoon</w:t>
      </w:r>
      <w:proofErr w:type="spellEnd"/>
      <w:r w:rsidRPr="00FD3DBD">
        <w:t xml:space="preserve">. &amp; </w:t>
      </w:r>
      <w:r>
        <w:t>Ye</w:t>
      </w:r>
      <w:r w:rsidRPr="00FD3DBD">
        <w:t xml:space="preserve">, </w:t>
      </w:r>
      <w:r>
        <w:t>J</w:t>
      </w:r>
      <w:r w:rsidRPr="00FD3DBD">
        <w:t>.</w:t>
      </w:r>
      <w:r>
        <w:t>C</w:t>
      </w:r>
      <w:r w:rsidRPr="00FD3DBD">
        <w:t>.</w:t>
      </w:r>
      <w:r>
        <w:t xml:space="preserve"> </w:t>
      </w:r>
      <w:r w:rsidRPr="00FD3DBD">
        <w:t xml:space="preserve">Deep </w:t>
      </w:r>
      <w:r>
        <w:t>l</w:t>
      </w:r>
      <w:r w:rsidRPr="00FD3DBD">
        <w:t xml:space="preserve">earning COVID-19 </w:t>
      </w:r>
      <w:r w:rsidR="00133DC5">
        <w:t>f</w:t>
      </w:r>
      <w:r w:rsidRPr="00FD3DBD">
        <w:t xml:space="preserve">eatures on CXR </w:t>
      </w:r>
      <w:r w:rsidR="00133DC5">
        <w:t>u</w:t>
      </w:r>
      <w:r w:rsidRPr="00FD3DBD">
        <w:t xml:space="preserve">sing </w:t>
      </w:r>
      <w:r w:rsidR="00133DC5">
        <w:t>l</w:t>
      </w:r>
      <w:r w:rsidRPr="00FD3DBD">
        <w:t xml:space="preserve">imited </w:t>
      </w:r>
      <w:r w:rsidR="00133DC5">
        <w:t>t</w:t>
      </w:r>
      <w:r w:rsidRPr="00FD3DBD">
        <w:t xml:space="preserve">raining </w:t>
      </w:r>
      <w:r w:rsidR="00133DC5">
        <w:t>d</w:t>
      </w:r>
      <w:r w:rsidRPr="00FD3DBD">
        <w:t>ata Sets</w:t>
      </w:r>
      <w:r>
        <w:t xml:space="preserve">. </w:t>
      </w:r>
      <w:r w:rsidR="00133DC5">
        <w:rPr>
          <w:i/>
          <w:iCs/>
        </w:rPr>
        <w:t>IEEE</w:t>
      </w:r>
      <w:r w:rsidRPr="00FD3DBD">
        <w:rPr>
          <w:i/>
          <w:iCs/>
        </w:rPr>
        <w:t xml:space="preserve"> </w:t>
      </w:r>
      <w:r w:rsidR="00133DC5">
        <w:rPr>
          <w:i/>
          <w:iCs/>
        </w:rPr>
        <w:t>Trans. Med. Imaging</w:t>
      </w:r>
      <w:r w:rsidR="00133DC5" w:rsidRPr="00133DC5">
        <w:t xml:space="preserve">. </w:t>
      </w:r>
      <w:r w:rsidR="00133DC5" w:rsidRPr="00133DC5">
        <w:rPr>
          <w:b/>
          <w:bCs/>
        </w:rPr>
        <w:t>39</w:t>
      </w:r>
      <w:r w:rsidR="00133DC5" w:rsidRPr="00133DC5">
        <w:t xml:space="preserve">, 8 </w:t>
      </w:r>
      <w:r w:rsidRPr="00133DC5">
        <w:t>(</w:t>
      </w:r>
      <w:r w:rsidRPr="00FD3DBD">
        <w:t xml:space="preserve">2020).  </w:t>
      </w:r>
    </w:p>
    <w:p w14:paraId="2EBD0826" w14:textId="1C8FB75D" w:rsidR="00133DC5" w:rsidRDefault="00133DC5" w:rsidP="00133DC5">
      <w:pPr>
        <w:pStyle w:val="References"/>
        <w:numPr>
          <w:ilvl w:val="0"/>
          <w:numId w:val="2"/>
        </w:numPr>
      </w:pPr>
      <w:r w:rsidRPr="00133DC5">
        <w:t>Chowdhury</w:t>
      </w:r>
      <w:r w:rsidRPr="00FD3DBD">
        <w:t>,</w:t>
      </w:r>
      <w:r>
        <w:t xml:space="preserve"> M., Rahman, T., </w:t>
      </w:r>
      <w:proofErr w:type="spellStart"/>
      <w:r>
        <w:t>Khandakar</w:t>
      </w:r>
      <w:proofErr w:type="spellEnd"/>
      <w:r>
        <w:t>, A., Mazhar, R., Kadir, M.A., Mahbub, Z.B., Islam, K.R., Khan, M.S., Iqbal, A., Al-</w:t>
      </w:r>
      <w:proofErr w:type="spellStart"/>
      <w:r>
        <w:t>Emadi</w:t>
      </w:r>
      <w:proofErr w:type="spellEnd"/>
      <w:r>
        <w:t xml:space="preserve">, N., </w:t>
      </w:r>
      <w:proofErr w:type="spellStart"/>
      <w:r>
        <w:t>Reaz</w:t>
      </w:r>
      <w:proofErr w:type="spellEnd"/>
      <w:r>
        <w:t>, M. &amp; Islam, M.T.</w:t>
      </w:r>
      <w:r w:rsidRPr="00FD3DBD">
        <w:t xml:space="preserve"> </w:t>
      </w:r>
      <w:r w:rsidRPr="00133DC5">
        <w:t>Can AI help in screening Viral and COVID-19 pneumonia?</w:t>
      </w:r>
      <w:r>
        <w:t xml:space="preserve"> </w:t>
      </w:r>
      <w:r w:rsidRPr="00133DC5">
        <w:rPr>
          <w:i/>
          <w:iCs/>
        </w:rPr>
        <w:t xml:space="preserve">IEEE </w:t>
      </w:r>
      <w:r>
        <w:rPr>
          <w:i/>
          <w:iCs/>
        </w:rPr>
        <w:t>Access</w:t>
      </w:r>
      <w:r w:rsidRPr="00133DC5">
        <w:t xml:space="preserve">. </w:t>
      </w:r>
      <w:r>
        <w:rPr>
          <w:b/>
          <w:bCs/>
        </w:rPr>
        <w:t>8</w:t>
      </w:r>
      <w:r>
        <w:t xml:space="preserve"> </w:t>
      </w:r>
      <w:r w:rsidRPr="00133DC5">
        <w:t>(</w:t>
      </w:r>
      <w:r w:rsidRPr="00FD3DBD">
        <w:t xml:space="preserve">2020).  </w:t>
      </w:r>
    </w:p>
    <w:p w14:paraId="34EB08ED" w14:textId="0F1C7EF4" w:rsidR="00C10DD9" w:rsidRPr="00133DC5" w:rsidRDefault="00133DC5" w:rsidP="00133DC5">
      <w:pPr>
        <w:pStyle w:val="References"/>
        <w:numPr>
          <w:ilvl w:val="0"/>
          <w:numId w:val="2"/>
        </w:numPr>
      </w:pPr>
      <w:r>
        <w:t>Pereira</w:t>
      </w:r>
      <w:r w:rsidRPr="00FD3DBD">
        <w:t>,</w:t>
      </w:r>
      <w:r>
        <w:t xml:space="preserve"> R., </w:t>
      </w:r>
      <w:proofErr w:type="spellStart"/>
      <w:r>
        <w:t>Bertolini</w:t>
      </w:r>
      <w:proofErr w:type="spellEnd"/>
      <w:r>
        <w:t>, D., Teixeira, L.O., Silla Jr, C.N. &amp; Costa, Y.M.</w:t>
      </w:r>
      <w:r w:rsidRPr="00FD3DBD">
        <w:t xml:space="preserve"> </w:t>
      </w:r>
      <w:r w:rsidRPr="00133DC5">
        <w:t xml:space="preserve">COVID-19 identification in chest X-ray images on flat and hierarchical classification scenarios. </w:t>
      </w:r>
      <w:proofErr w:type="spellStart"/>
      <w:r>
        <w:rPr>
          <w:i/>
          <w:iCs/>
        </w:rPr>
        <w:t>Comput</w:t>
      </w:r>
      <w:proofErr w:type="spellEnd"/>
      <w:r w:rsidRPr="00FD3DBD">
        <w:rPr>
          <w:i/>
          <w:iCs/>
        </w:rPr>
        <w:t xml:space="preserve">. </w:t>
      </w:r>
      <w:r>
        <w:rPr>
          <w:i/>
          <w:iCs/>
        </w:rPr>
        <w:t xml:space="preserve">Methods Programs Biomed. </w:t>
      </w:r>
      <w:r>
        <w:rPr>
          <w:b/>
          <w:bCs/>
        </w:rPr>
        <w:t>194</w:t>
      </w:r>
      <w:r w:rsidRPr="00FD3DBD">
        <w:rPr>
          <w:b/>
          <w:bCs/>
        </w:rPr>
        <w:t xml:space="preserve"> </w:t>
      </w:r>
      <w:r>
        <w:t xml:space="preserve">(2020).  </w:t>
      </w:r>
    </w:p>
    <w:p w14:paraId="053E2C6A" w14:textId="77777777" w:rsidR="00C10DD9" w:rsidRPr="00C10DD9" w:rsidRDefault="00C10DD9" w:rsidP="00C10DD9">
      <w:pPr>
        <w:pStyle w:val="ListParagraph"/>
        <w:spacing w:line="276" w:lineRule="auto"/>
        <w:ind w:left="360"/>
        <w:jc w:val="both"/>
        <w:rPr>
          <w:rFonts w:ascii="Times New Roman" w:eastAsia="Times New Roman" w:hAnsi="Times New Roman"/>
          <w:color w:val="000000"/>
          <w:sz w:val="18"/>
          <w:szCs w:val="18"/>
          <w:shd w:val="clear" w:color="auto" w:fill="FFFFFF"/>
        </w:rPr>
      </w:pPr>
    </w:p>
    <w:p w14:paraId="0010139E" w14:textId="06835AAD" w:rsidR="00E03C90" w:rsidRDefault="00E03C90" w:rsidP="0036552E">
      <w:pPr>
        <w:pStyle w:val="Heading1"/>
        <w:numPr>
          <w:ilvl w:val="0"/>
          <w:numId w:val="0"/>
        </w:numPr>
        <w:pBdr>
          <w:top w:val="single" w:sz="4" w:space="1" w:color="auto"/>
        </w:pBdr>
      </w:pPr>
    </w:p>
    <w:p w14:paraId="03CD4F4C" w14:textId="77777777" w:rsidR="00E03C90" w:rsidRDefault="00E03C90"/>
    <w:p w14:paraId="5289CF2C" w14:textId="77777777" w:rsidR="005B469F" w:rsidRDefault="005B469F" w:rsidP="005B469F"/>
    <w:p w14:paraId="0BDDAEA4" w14:textId="77777777" w:rsidR="005B469F" w:rsidRDefault="005B469F" w:rsidP="005B469F"/>
    <w:p w14:paraId="52819362" w14:textId="77777777" w:rsidR="005B469F" w:rsidRDefault="005B469F" w:rsidP="005B469F"/>
    <w:p w14:paraId="4FFFED38" w14:textId="77777777" w:rsidR="005B469F" w:rsidRDefault="005B469F" w:rsidP="005B469F"/>
    <w:p w14:paraId="283C5649" w14:textId="77777777" w:rsidR="005B469F" w:rsidRDefault="005B469F" w:rsidP="005B469F"/>
    <w:p w14:paraId="2DC6F94D" w14:textId="77777777" w:rsidR="005B469F" w:rsidRDefault="005B469F" w:rsidP="005B469F"/>
    <w:p w14:paraId="4556BD17" w14:textId="77777777" w:rsidR="005B469F" w:rsidRDefault="005B469F" w:rsidP="005B469F"/>
    <w:p w14:paraId="2BA0E516" w14:textId="77777777" w:rsidR="005B469F" w:rsidRDefault="005B469F" w:rsidP="005B469F"/>
    <w:p w14:paraId="56814CA4" w14:textId="77777777" w:rsidR="005B469F" w:rsidRDefault="005B469F" w:rsidP="005B469F"/>
    <w:p w14:paraId="39660CA4" w14:textId="77777777" w:rsidR="005B469F" w:rsidRDefault="005B469F" w:rsidP="005B469F"/>
    <w:p w14:paraId="1AFFB9FC" w14:textId="77777777" w:rsidR="005B469F" w:rsidRDefault="005B469F" w:rsidP="005B469F"/>
    <w:p w14:paraId="5F8EBA2F" w14:textId="77777777" w:rsidR="005B469F" w:rsidRDefault="005B469F" w:rsidP="005B469F"/>
    <w:p w14:paraId="01897B6A" w14:textId="77777777" w:rsidR="005B469F" w:rsidRDefault="005B469F" w:rsidP="005B469F"/>
    <w:p w14:paraId="125038EC" w14:textId="77777777" w:rsidR="005B469F" w:rsidRDefault="005B469F" w:rsidP="005B469F"/>
    <w:p w14:paraId="2AA47E0B" w14:textId="77777777" w:rsidR="005B469F" w:rsidRDefault="005B469F" w:rsidP="005B469F"/>
    <w:p w14:paraId="24011EB5" w14:textId="77777777" w:rsidR="005B469F" w:rsidRDefault="005B469F" w:rsidP="005B469F"/>
    <w:p w14:paraId="5A03C78A" w14:textId="77777777" w:rsidR="005B469F" w:rsidRDefault="005B469F" w:rsidP="005B469F"/>
    <w:p w14:paraId="5E0AE567" w14:textId="77777777" w:rsidR="005B469F" w:rsidRDefault="005B469F" w:rsidP="005B469F"/>
    <w:p w14:paraId="630F8C50" w14:textId="77777777" w:rsidR="005B469F" w:rsidRDefault="005B469F" w:rsidP="005B469F"/>
    <w:p w14:paraId="6686C87B" w14:textId="77777777" w:rsidR="005B469F" w:rsidRDefault="005B469F" w:rsidP="005B469F"/>
    <w:p w14:paraId="5BC5F458" w14:textId="77777777" w:rsidR="005B469F" w:rsidRDefault="005B469F" w:rsidP="005B469F"/>
    <w:p w14:paraId="543BAFC1" w14:textId="77777777" w:rsidR="005B469F" w:rsidRDefault="005B469F" w:rsidP="005B469F"/>
    <w:p w14:paraId="10D26C83" w14:textId="77777777" w:rsidR="005B469F" w:rsidRDefault="005B469F" w:rsidP="005B469F"/>
    <w:p w14:paraId="7399988E" w14:textId="77777777" w:rsidR="005B469F" w:rsidRDefault="005B469F" w:rsidP="005B469F"/>
    <w:p w14:paraId="667E7DEA" w14:textId="77777777" w:rsidR="005B469F" w:rsidRDefault="005B469F" w:rsidP="005B469F"/>
    <w:p w14:paraId="1DB15D71" w14:textId="77777777" w:rsidR="005B469F" w:rsidRDefault="005B469F" w:rsidP="005B469F"/>
    <w:p w14:paraId="385A6CF3" w14:textId="77777777" w:rsidR="005B469F" w:rsidRDefault="005B469F" w:rsidP="005B469F"/>
    <w:p w14:paraId="00128943" w14:textId="77777777" w:rsidR="005B469F" w:rsidRDefault="005B469F" w:rsidP="005B469F"/>
    <w:p w14:paraId="622880CA" w14:textId="77777777" w:rsidR="005B469F" w:rsidRDefault="005B469F" w:rsidP="005B469F"/>
    <w:p w14:paraId="46E1C117" w14:textId="77777777" w:rsidR="005B469F" w:rsidRDefault="005B469F" w:rsidP="005B469F"/>
    <w:p w14:paraId="5DB9728F" w14:textId="77777777" w:rsidR="005B469F" w:rsidRDefault="005B469F" w:rsidP="005B469F"/>
    <w:p w14:paraId="2E6CC4AC" w14:textId="77777777" w:rsidR="005B469F" w:rsidRDefault="005B469F" w:rsidP="005B469F"/>
    <w:p w14:paraId="1DC1C378" w14:textId="77777777" w:rsidR="005B469F" w:rsidRDefault="005B469F" w:rsidP="005B469F"/>
    <w:p w14:paraId="2D7482ED" w14:textId="77777777" w:rsidR="005B469F" w:rsidRDefault="005B469F" w:rsidP="005B469F"/>
    <w:p w14:paraId="69CF77A4" w14:textId="77777777" w:rsidR="005B469F" w:rsidRDefault="005B469F" w:rsidP="005B469F"/>
    <w:p w14:paraId="572DBB99" w14:textId="77777777" w:rsidR="005B469F" w:rsidRDefault="005B469F" w:rsidP="005B469F"/>
    <w:p w14:paraId="1082C170" w14:textId="77777777" w:rsidR="005B469F" w:rsidRDefault="005B469F" w:rsidP="005B469F"/>
    <w:p w14:paraId="0343ABE6" w14:textId="77777777" w:rsidR="005B469F" w:rsidRDefault="005B469F" w:rsidP="005B469F"/>
    <w:p w14:paraId="56265199" w14:textId="77777777" w:rsidR="005B469F" w:rsidRDefault="005B469F" w:rsidP="005B469F"/>
    <w:p w14:paraId="17153985" w14:textId="77777777" w:rsidR="005B469F" w:rsidRDefault="005B469F" w:rsidP="005B469F"/>
    <w:p w14:paraId="244C731E" w14:textId="77777777" w:rsidR="005B469F" w:rsidRDefault="005B469F" w:rsidP="005B469F"/>
    <w:p w14:paraId="23E90A89" w14:textId="77777777" w:rsidR="005B469F" w:rsidRDefault="005B469F" w:rsidP="005B469F"/>
    <w:p w14:paraId="3E45EBEF" w14:textId="77777777" w:rsidR="005B469F" w:rsidRDefault="005B469F" w:rsidP="005B469F"/>
    <w:p w14:paraId="1B78F237" w14:textId="77777777" w:rsidR="005B469F" w:rsidRDefault="005B469F" w:rsidP="005B469F"/>
    <w:p w14:paraId="09F0D8EA" w14:textId="77777777" w:rsidR="005B469F" w:rsidRDefault="005B469F" w:rsidP="005B469F"/>
    <w:p w14:paraId="77BE2D92" w14:textId="77777777" w:rsidR="005B469F" w:rsidRDefault="005B469F" w:rsidP="005B469F"/>
    <w:p w14:paraId="55E72C74" w14:textId="77777777" w:rsidR="005B469F" w:rsidRDefault="005B469F" w:rsidP="005B469F"/>
    <w:p w14:paraId="20A14612" w14:textId="77777777" w:rsidR="005B469F" w:rsidRDefault="005B469F" w:rsidP="005B469F"/>
    <w:p w14:paraId="6609D18A" w14:textId="77777777" w:rsidR="005B469F" w:rsidRDefault="005B469F" w:rsidP="005B469F"/>
    <w:p w14:paraId="21B89365" w14:textId="77777777" w:rsidR="005B469F" w:rsidRDefault="005B469F" w:rsidP="005B469F"/>
    <w:p w14:paraId="40FB519F" w14:textId="77777777" w:rsidR="005B469F" w:rsidRDefault="005B469F" w:rsidP="005B469F"/>
    <w:p w14:paraId="047728FE" w14:textId="77777777" w:rsidR="005B469F" w:rsidRDefault="005B469F" w:rsidP="005B469F"/>
    <w:p w14:paraId="6A6C3EC9" w14:textId="77777777" w:rsidR="005B469F" w:rsidRDefault="005B469F" w:rsidP="005B469F"/>
    <w:p w14:paraId="55B18CCB" w14:textId="77777777" w:rsidR="005B469F" w:rsidRDefault="005B469F" w:rsidP="005B469F"/>
    <w:p w14:paraId="1773378B" w14:textId="77777777" w:rsidR="005B469F" w:rsidRDefault="005B469F" w:rsidP="005B469F"/>
    <w:p w14:paraId="3A268346" w14:textId="77777777" w:rsidR="005B469F" w:rsidRDefault="005B469F" w:rsidP="005B469F"/>
    <w:p w14:paraId="7286DB9C" w14:textId="77777777" w:rsidR="005B469F" w:rsidRDefault="005B469F" w:rsidP="005B469F"/>
    <w:p w14:paraId="3AA3DEF1" w14:textId="77777777" w:rsidR="005B469F" w:rsidRDefault="005B469F" w:rsidP="005B469F"/>
    <w:p w14:paraId="3BAC935A" w14:textId="77777777" w:rsidR="005B469F" w:rsidRDefault="005B469F" w:rsidP="005B469F"/>
    <w:p w14:paraId="669DA854" w14:textId="77777777" w:rsidR="005B469F" w:rsidRDefault="005B469F" w:rsidP="005B469F"/>
    <w:p w14:paraId="494F870A" w14:textId="77777777" w:rsidR="005B469F" w:rsidRDefault="005B469F" w:rsidP="005B469F"/>
    <w:p w14:paraId="0AFC7363" w14:textId="77777777" w:rsidR="005B469F" w:rsidRDefault="005B469F" w:rsidP="005B469F"/>
    <w:p w14:paraId="11E34DE5" w14:textId="77777777" w:rsidR="005B469F" w:rsidRDefault="005B469F" w:rsidP="005B469F"/>
    <w:p w14:paraId="5830151E" w14:textId="77777777" w:rsidR="005B469F" w:rsidRDefault="005B469F" w:rsidP="005B469F"/>
    <w:p w14:paraId="47A71250" w14:textId="77777777" w:rsidR="005B469F" w:rsidRDefault="005B469F" w:rsidP="005B469F"/>
    <w:p w14:paraId="6F766EE9" w14:textId="77777777" w:rsidR="005B469F" w:rsidRDefault="005B469F" w:rsidP="005B469F"/>
    <w:p w14:paraId="2D89D768" w14:textId="77777777" w:rsidR="005B469F" w:rsidRDefault="005B469F" w:rsidP="005B469F"/>
    <w:p w14:paraId="1C1986E0" w14:textId="77777777" w:rsidR="005B469F" w:rsidRDefault="005B469F" w:rsidP="005B469F"/>
    <w:p w14:paraId="1A580DE7" w14:textId="77777777" w:rsidR="005B469F" w:rsidRDefault="005B469F" w:rsidP="005B469F"/>
    <w:p w14:paraId="3F1A182E" w14:textId="77777777" w:rsidR="005B469F" w:rsidRDefault="005B469F" w:rsidP="005B469F"/>
    <w:p w14:paraId="671E7E91" w14:textId="77777777" w:rsidR="005B469F" w:rsidRDefault="005B469F" w:rsidP="005B469F"/>
    <w:p w14:paraId="17EA630F" w14:textId="77777777" w:rsidR="005B469F" w:rsidRDefault="005B469F" w:rsidP="005B469F"/>
    <w:p w14:paraId="15E6FCE2" w14:textId="77777777" w:rsidR="005B469F" w:rsidRDefault="005B469F" w:rsidP="005B469F"/>
    <w:p w14:paraId="59803A0C" w14:textId="77777777" w:rsidR="005B469F" w:rsidRDefault="005B469F" w:rsidP="005B469F"/>
    <w:p w14:paraId="273FD74C" w14:textId="77777777" w:rsidR="005B469F" w:rsidRDefault="005B469F" w:rsidP="005B469F"/>
    <w:p w14:paraId="57333887" w14:textId="77777777" w:rsidR="005B469F" w:rsidRDefault="005B469F" w:rsidP="005B469F"/>
    <w:p w14:paraId="630C7C8A" w14:textId="77777777" w:rsidR="005B469F" w:rsidRDefault="005B469F" w:rsidP="005B469F"/>
    <w:p w14:paraId="7112B0BE" w14:textId="77777777" w:rsidR="005B469F" w:rsidRDefault="005B469F" w:rsidP="005B469F"/>
    <w:p w14:paraId="75135777" w14:textId="77777777" w:rsidR="005B469F" w:rsidRDefault="005B469F" w:rsidP="005B469F"/>
    <w:p w14:paraId="020F668C" w14:textId="77777777" w:rsidR="005B469F" w:rsidRDefault="005B469F" w:rsidP="005B469F"/>
    <w:p w14:paraId="23DDB525" w14:textId="77777777" w:rsidR="005B469F" w:rsidRDefault="005B469F" w:rsidP="005B469F"/>
    <w:p w14:paraId="0B7B0D56" w14:textId="77777777" w:rsidR="005B469F" w:rsidRDefault="005B469F" w:rsidP="005B469F"/>
    <w:p w14:paraId="0ABB4BE6" w14:textId="77777777" w:rsidR="005B469F" w:rsidRDefault="005B469F" w:rsidP="005B469F"/>
    <w:p w14:paraId="4E5B7E1C" w14:textId="77777777" w:rsidR="005B469F" w:rsidRDefault="005B469F" w:rsidP="005B469F"/>
    <w:p w14:paraId="2701E3EC" w14:textId="77777777" w:rsidR="005B469F" w:rsidRDefault="005B469F" w:rsidP="005B469F"/>
    <w:p w14:paraId="0E918FDB" w14:textId="77777777" w:rsidR="005B469F" w:rsidRDefault="005B469F" w:rsidP="005B469F"/>
    <w:p w14:paraId="0148841A" w14:textId="77777777" w:rsidR="005B469F" w:rsidRDefault="005B469F" w:rsidP="005B469F"/>
    <w:p w14:paraId="56008E1E" w14:textId="77777777" w:rsidR="005B469F" w:rsidRDefault="005B469F" w:rsidP="005B469F"/>
    <w:p w14:paraId="6E590956" w14:textId="77777777" w:rsidR="005B469F" w:rsidRDefault="005B469F" w:rsidP="005B469F"/>
    <w:p w14:paraId="68C817E2" w14:textId="77777777" w:rsidR="005B469F" w:rsidRDefault="005B469F" w:rsidP="005B469F"/>
    <w:p w14:paraId="5F492BD1" w14:textId="77777777" w:rsidR="005B469F" w:rsidRDefault="005B469F" w:rsidP="005B469F"/>
    <w:p w14:paraId="1522CE4A" w14:textId="77777777" w:rsidR="005B469F" w:rsidRDefault="005B469F" w:rsidP="005B469F"/>
    <w:p w14:paraId="7350ACCB" w14:textId="77777777" w:rsidR="005B469F" w:rsidRDefault="005B469F" w:rsidP="005B469F"/>
    <w:p w14:paraId="7901E59F" w14:textId="77777777" w:rsidR="005B469F" w:rsidRDefault="005B469F" w:rsidP="005B469F"/>
    <w:p w14:paraId="58D30AF5" w14:textId="77777777" w:rsidR="005B469F" w:rsidRDefault="005B469F" w:rsidP="005B469F"/>
    <w:p w14:paraId="33583F22" w14:textId="77777777" w:rsidR="005B469F" w:rsidRDefault="005B469F" w:rsidP="005B469F"/>
    <w:p w14:paraId="5B7AC4EE" w14:textId="77777777" w:rsidR="005B469F" w:rsidRDefault="005B469F" w:rsidP="005B469F"/>
    <w:p w14:paraId="0FE1C68A" w14:textId="77777777" w:rsidR="005B469F" w:rsidRDefault="005B469F" w:rsidP="005B469F"/>
    <w:p w14:paraId="638A5B12" w14:textId="77777777" w:rsidR="005B469F" w:rsidRDefault="005B469F" w:rsidP="005B469F"/>
    <w:p w14:paraId="4DD4B18E" w14:textId="77777777" w:rsidR="005B469F" w:rsidRDefault="005B469F" w:rsidP="005B469F"/>
    <w:p w14:paraId="73AC83A0" w14:textId="77777777" w:rsidR="005B469F" w:rsidRDefault="005B469F" w:rsidP="005B469F"/>
    <w:p w14:paraId="3C4298AC" w14:textId="77777777" w:rsidR="005B469F" w:rsidRDefault="005B469F" w:rsidP="005B469F"/>
    <w:p w14:paraId="61E7C896" w14:textId="77777777" w:rsidR="005B469F" w:rsidRDefault="005B469F" w:rsidP="005B469F"/>
    <w:p w14:paraId="140714FC" w14:textId="77777777" w:rsidR="005B469F" w:rsidRDefault="005B469F" w:rsidP="005B469F"/>
    <w:p w14:paraId="6EBCD000" w14:textId="77777777" w:rsidR="005B469F" w:rsidRDefault="005B469F" w:rsidP="005B469F"/>
    <w:p w14:paraId="5C8482A4" w14:textId="77777777" w:rsidR="005B469F" w:rsidRDefault="005B469F" w:rsidP="005B469F"/>
    <w:p w14:paraId="6294A41E" w14:textId="77777777" w:rsidR="005B469F" w:rsidRDefault="005B469F" w:rsidP="005B469F"/>
    <w:p w14:paraId="7B690B3B" w14:textId="77777777" w:rsidR="005B469F" w:rsidRDefault="005B469F" w:rsidP="005B469F"/>
    <w:p w14:paraId="07E0CBB3" w14:textId="77777777" w:rsidR="005B469F" w:rsidRDefault="005B469F" w:rsidP="005B469F"/>
    <w:p w14:paraId="55F34FD8" w14:textId="77777777" w:rsidR="005B469F" w:rsidRDefault="005B469F" w:rsidP="005B469F"/>
    <w:p w14:paraId="724AE5AF" w14:textId="77777777" w:rsidR="005B469F" w:rsidRDefault="005B469F" w:rsidP="005B469F"/>
    <w:p w14:paraId="3E5A7112" w14:textId="77777777" w:rsidR="005B469F" w:rsidRDefault="005B469F" w:rsidP="005B469F"/>
    <w:p w14:paraId="2EB09B2E" w14:textId="77777777" w:rsidR="005B469F" w:rsidRDefault="005B469F" w:rsidP="005B469F"/>
    <w:p w14:paraId="483DECCE" w14:textId="77777777" w:rsidR="005B469F" w:rsidRDefault="005B469F" w:rsidP="005B469F"/>
    <w:p w14:paraId="0AB2846A" w14:textId="77777777" w:rsidR="005B469F" w:rsidRDefault="005B469F" w:rsidP="005B469F"/>
    <w:p w14:paraId="4E1EA799" w14:textId="77777777" w:rsidR="005B469F" w:rsidRDefault="005B469F" w:rsidP="005B469F"/>
    <w:p w14:paraId="09108216" w14:textId="77777777" w:rsidR="005B469F" w:rsidRDefault="005B469F" w:rsidP="005B469F"/>
    <w:p w14:paraId="7667CEE5" w14:textId="3B3DA887" w:rsidR="005B469F" w:rsidRDefault="005B469F">
      <w:pPr>
        <w:sectPr w:rsidR="005B469F">
          <w:type w:val="continuous"/>
          <w:pgSz w:w="12240" w:h="15840" w:code="1"/>
          <w:pgMar w:top="1530" w:right="1080" w:bottom="1350" w:left="1080" w:header="720" w:footer="720" w:gutter="0"/>
          <w:cols w:num="2" w:space="475"/>
        </w:sectPr>
      </w:pPr>
    </w:p>
    <w:p w14:paraId="07792B0C" w14:textId="7F8ED9C1" w:rsidR="00A446AD" w:rsidRDefault="00A446AD" w:rsidP="005B469F">
      <w:pPr>
        <w:pStyle w:val="Paper-Title"/>
        <w:jc w:val="both"/>
      </w:pPr>
    </w:p>
    <w:sectPr w:rsidR="00A446AD">
      <w:type w:val="continuous"/>
      <w:pgSz w:w="12240" w:h="15840" w:code="1"/>
      <w:pgMar w:top="1080" w:right="1080" w:bottom="144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nther Bacellar" w:date="2021-04-24T21:39:00Z" w:initials="GB">
    <w:p w14:paraId="598EF5B2" w14:textId="77777777" w:rsidR="00B25AD0" w:rsidRDefault="00B25AD0" w:rsidP="001139BC">
      <w:pPr>
        <w:pStyle w:val="CommentText"/>
        <w:jc w:val="left"/>
      </w:pPr>
      <w:r>
        <w:rPr>
          <w:rStyle w:val="CommentReference"/>
        </w:rPr>
        <w:annotationRef/>
      </w:r>
      <w:r>
        <w:rPr>
          <w:lang w:val="pt-BR"/>
        </w:rPr>
        <w:t>I understand the focus of the paper is about COVID19, but we have the model include Pneumonia as well. In order to differentiate our work with papers focused on covid/normal, we should mention more about pneumonia along all the paper.</w:t>
      </w:r>
    </w:p>
  </w:comment>
  <w:comment w:id="70" w:author="Gunther Bacellar [2]" w:date="2021-04-25T11:48:00Z" w:initials="GB">
    <w:p w14:paraId="02F4F87F" w14:textId="77777777" w:rsidR="005D0107" w:rsidRDefault="005D0107" w:rsidP="00F927EA">
      <w:pPr>
        <w:pStyle w:val="CommentText"/>
        <w:jc w:val="left"/>
      </w:pPr>
      <w:r>
        <w:rPr>
          <w:rStyle w:val="CommentReference"/>
        </w:rPr>
        <w:annotationRef/>
      </w:r>
      <w:r>
        <w:rPr>
          <w:lang w:val="pt-BR"/>
        </w:rPr>
        <w:t>I suggest not include this level of details. We should have the freedom to test different epochs, learning rates and batch sizes. Every model, depending of the complexity, demands a different number of lr, epochs and batch sizes. Even the resize may vary from model to model in order to achieve the best accuracy</w:t>
      </w:r>
    </w:p>
  </w:comment>
  <w:comment w:id="101" w:author="Gunther Bacellar [2]" w:date="2021-04-25T11:58:00Z" w:initials="GB">
    <w:p w14:paraId="6484A71C" w14:textId="77777777" w:rsidR="00401CDD" w:rsidRDefault="00401CDD" w:rsidP="0044177D">
      <w:pPr>
        <w:pStyle w:val="CommentText"/>
        <w:jc w:val="left"/>
      </w:pPr>
      <w:r>
        <w:rPr>
          <w:rStyle w:val="CommentReference"/>
        </w:rPr>
        <w:annotationRef/>
      </w:r>
      <w:r>
        <w:rPr>
          <w:lang w:val="pt-BR"/>
        </w:rPr>
        <w:t>Maybe we should call it Our own CNN Model instead of Simple. Just a suggestion. I am ok with Simple CNN</w:t>
      </w:r>
    </w:p>
  </w:comment>
  <w:comment w:id="146" w:author="Gunther Bacellar [2]" w:date="2021-04-25T12:05:00Z" w:initials="GB">
    <w:p w14:paraId="60124325" w14:textId="77777777" w:rsidR="00CB6A0A" w:rsidRDefault="00CB6A0A" w:rsidP="00091299">
      <w:pPr>
        <w:pStyle w:val="CommentText"/>
        <w:jc w:val="left"/>
      </w:pPr>
      <w:r>
        <w:rPr>
          <w:rStyle w:val="CommentReference"/>
        </w:rPr>
        <w:annotationRef/>
      </w:r>
      <w:r>
        <w:rPr>
          <w:lang w:val="pt-BR"/>
        </w:rPr>
        <w:t>If so far the results of our own architecture is better than pre-trained models, I would not include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8EF5B2" w15:done="0"/>
  <w15:commentEx w15:paraId="02F4F87F" w15:done="0"/>
  <w15:commentEx w15:paraId="6484A71C" w15:done="0"/>
  <w15:commentEx w15:paraId="60124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0EA5" w16cex:dateUtc="2021-04-25T04:39:00Z"/>
  <w16cex:commentExtensible w16cex:durableId="242FD5A8" w16cex:dateUtc="2021-04-25T18:48:00Z"/>
  <w16cex:commentExtensible w16cex:durableId="242FD7F5" w16cex:dateUtc="2021-04-25T18:58:00Z"/>
  <w16cex:commentExtensible w16cex:durableId="242FD97A" w16cex:dateUtc="2021-04-25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8EF5B2" w16cid:durableId="242F0EA5"/>
  <w16cid:commentId w16cid:paraId="02F4F87F" w16cid:durableId="242FD5A8"/>
  <w16cid:commentId w16cid:paraId="6484A71C" w16cid:durableId="242FD7F5"/>
  <w16cid:commentId w16cid:paraId="60124325" w16cid:durableId="242FD9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141D" w14:textId="77777777" w:rsidR="00946265" w:rsidRDefault="00946265">
      <w:pPr>
        <w:spacing w:after="0"/>
      </w:pPr>
      <w:r>
        <w:separator/>
      </w:r>
    </w:p>
  </w:endnote>
  <w:endnote w:type="continuationSeparator" w:id="0">
    <w:p w14:paraId="5901E4CC" w14:textId="77777777" w:rsidR="00946265" w:rsidRDefault="009462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F375" w14:textId="77777777" w:rsidR="001A5026" w:rsidRDefault="001A5026">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BE3F5" w14:textId="77777777" w:rsidR="00946265" w:rsidRDefault="00946265">
      <w:pPr>
        <w:spacing w:after="0"/>
      </w:pPr>
      <w:r>
        <w:separator/>
      </w:r>
    </w:p>
  </w:footnote>
  <w:footnote w:type="continuationSeparator" w:id="0">
    <w:p w14:paraId="506941C0" w14:textId="77777777" w:rsidR="00946265" w:rsidRDefault="0094626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1823421"/>
    <w:multiLevelType w:val="hybridMultilevel"/>
    <w:tmpl w:val="0FB4D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260AB"/>
    <w:multiLevelType w:val="hybridMultilevel"/>
    <w:tmpl w:val="4B84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2049D"/>
    <w:multiLevelType w:val="hybridMultilevel"/>
    <w:tmpl w:val="4C92FD66"/>
    <w:lvl w:ilvl="0" w:tplc="1CF6600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C2FFC"/>
    <w:multiLevelType w:val="hybridMultilevel"/>
    <w:tmpl w:val="2B8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C406F"/>
    <w:multiLevelType w:val="hybridMultilevel"/>
    <w:tmpl w:val="BDD877B6"/>
    <w:lvl w:ilvl="0" w:tplc="7B669A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1161"/>
    <w:multiLevelType w:val="hybridMultilevel"/>
    <w:tmpl w:val="93E6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8" w15:restartNumberingAfterBreak="0">
    <w:nsid w:val="76A31604"/>
    <w:multiLevelType w:val="hybridMultilevel"/>
    <w:tmpl w:val="90721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0"/>
  </w:num>
  <w:num w:numId="4">
    <w:abstractNumId w:val="3"/>
  </w:num>
  <w:num w:numId="5">
    <w:abstractNumId w:val="8"/>
  </w:num>
  <w:num w:numId="6">
    <w:abstractNumId w:val="6"/>
  </w:num>
  <w:num w:numId="7">
    <w:abstractNumId w:val="1"/>
  </w:num>
  <w:num w:numId="8">
    <w:abstractNumId w:val="0"/>
  </w:num>
  <w:num w:numId="9">
    <w:abstractNumId w:val="0"/>
  </w:num>
  <w:num w:numId="10">
    <w:abstractNumId w:val="0"/>
  </w:num>
  <w:num w:numId="11">
    <w:abstractNumId w:val="4"/>
  </w:num>
  <w:num w:numId="12">
    <w:abstractNumId w:val="2"/>
  </w:num>
  <w:num w:numId="13">
    <w:abstractNumId w:val="0"/>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nther Bacellar">
    <w15:presenceInfo w15:providerId="AD" w15:userId="S::guntheb@microsoft.com::5e44dd44-af87-43ff-986e-c8d9b97025b0"/>
  </w15:person>
  <w15:person w15:author="Gunther Bacellar [2]">
    <w15:presenceInfo w15:providerId="Windows Live" w15:userId="41aface4486ca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B6A"/>
    <w:rsid w:val="00032D9D"/>
    <w:rsid w:val="00043E80"/>
    <w:rsid w:val="00051CCE"/>
    <w:rsid w:val="00056974"/>
    <w:rsid w:val="00071846"/>
    <w:rsid w:val="00090939"/>
    <w:rsid w:val="000A76A8"/>
    <w:rsid w:val="000D3FBC"/>
    <w:rsid w:val="000E1AD3"/>
    <w:rsid w:val="000E22D0"/>
    <w:rsid w:val="000F0E2E"/>
    <w:rsid w:val="000F450E"/>
    <w:rsid w:val="00103001"/>
    <w:rsid w:val="00114BDA"/>
    <w:rsid w:val="00133DC5"/>
    <w:rsid w:val="001445D6"/>
    <w:rsid w:val="001574A8"/>
    <w:rsid w:val="00190E75"/>
    <w:rsid w:val="001A1D50"/>
    <w:rsid w:val="001A480B"/>
    <w:rsid w:val="001A5026"/>
    <w:rsid w:val="001B1448"/>
    <w:rsid w:val="001B6724"/>
    <w:rsid w:val="001B7DB5"/>
    <w:rsid w:val="001C3753"/>
    <w:rsid w:val="001E0C57"/>
    <w:rsid w:val="00215BF4"/>
    <w:rsid w:val="00230C9E"/>
    <w:rsid w:val="00250FBB"/>
    <w:rsid w:val="00273C93"/>
    <w:rsid w:val="002A21B1"/>
    <w:rsid w:val="002A6CE7"/>
    <w:rsid w:val="002C027B"/>
    <w:rsid w:val="002C0B42"/>
    <w:rsid w:val="002C25F4"/>
    <w:rsid w:val="002C7FF8"/>
    <w:rsid w:val="002D0AA2"/>
    <w:rsid w:val="002F08EC"/>
    <w:rsid w:val="003059F2"/>
    <w:rsid w:val="0030681C"/>
    <w:rsid w:val="00321C57"/>
    <w:rsid w:val="00323E41"/>
    <w:rsid w:val="00342795"/>
    <w:rsid w:val="00344BB2"/>
    <w:rsid w:val="0036552E"/>
    <w:rsid w:val="003739AD"/>
    <w:rsid w:val="003774A7"/>
    <w:rsid w:val="00387273"/>
    <w:rsid w:val="00390B6A"/>
    <w:rsid w:val="00397D2B"/>
    <w:rsid w:val="003C03CC"/>
    <w:rsid w:val="003C34BE"/>
    <w:rsid w:val="003F4075"/>
    <w:rsid w:val="00401CDD"/>
    <w:rsid w:val="00412778"/>
    <w:rsid w:val="00412A5F"/>
    <w:rsid w:val="00423A2D"/>
    <w:rsid w:val="00431A02"/>
    <w:rsid w:val="004348EA"/>
    <w:rsid w:val="004605C3"/>
    <w:rsid w:val="00462D09"/>
    <w:rsid w:val="00467A74"/>
    <w:rsid w:val="00476618"/>
    <w:rsid w:val="00476A20"/>
    <w:rsid w:val="00476AFD"/>
    <w:rsid w:val="004938D8"/>
    <w:rsid w:val="004C3DCE"/>
    <w:rsid w:val="004E434A"/>
    <w:rsid w:val="004F7C7C"/>
    <w:rsid w:val="0051297D"/>
    <w:rsid w:val="00537345"/>
    <w:rsid w:val="00541789"/>
    <w:rsid w:val="0054671D"/>
    <w:rsid w:val="00570944"/>
    <w:rsid w:val="005759B6"/>
    <w:rsid w:val="00576B79"/>
    <w:rsid w:val="005B469F"/>
    <w:rsid w:val="005C3E5D"/>
    <w:rsid w:val="005C5832"/>
    <w:rsid w:val="005D0107"/>
    <w:rsid w:val="005D30D1"/>
    <w:rsid w:val="005E19C2"/>
    <w:rsid w:val="006061A7"/>
    <w:rsid w:val="0062510A"/>
    <w:rsid w:val="00631AB3"/>
    <w:rsid w:val="00632CDC"/>
    <w:rsid w:val="006401E2"/>
    <w:rsid w:val="006515C3"/>
    <w:rsid w:val="006721F2"/>
    <w:rsid w:val="00674C7A"/>
    <w:rsid w:val="006767FC"/>
    <w:rsid w:val="006818DE"/>
    <w:rsid w:val="006A05BC"/>
    <w:rsid w:val="006D37FD"/>
    <w:rsid w:val="006E3015"/>
    <w:rsid w:val="006F11E6"/>
    <w:rsid w:val="00713731"/>
    <w:rsid w:val="00727090"/>
    <w:rsid w:val="007562EA"/>
    <w:rsid w:val="007655D9"/>
    <w:rsid w:val="00766EAF"/>
    <w:rsid w:val="00772815"/>
    <w:rsid w:val="00774B10"/>
    <w:rsid w:val="00790C7C"/>
    <w:rsid w:val="00792DCE"/>
    <w:rsid w:val="007C1EDC"/>
    <w:rsid w:val="007C35A3"/>
    <w:rsid w:val="007D575C"/>
    <w:rsid w:val="00800431"/>
    <w:rsid w:val="00801000"/>
    <w:rsid w:val="00813C33"/>
    <w:rsid w:val="00817DBE"/>
    <w:rsid w:val="008745B5"/>
    <w:rsid w:val="008779ED"/>
    <w:rsid w:val="00883B2E"/>
    <w:rsid w:val="008A17E9"/>
    <w:rsid w:val="008A2127"/>
    <w:rsid w:val="008A2D42"/>
    <w:rsid w:val="008A5D0A"/>
    <w:rsid w:val="008B3EFA"/>
    <w:rsid w:val="008C0390"/>
    <w:rsid w:val="008C7EEE"/>
    <w:rsid w:val="008D4C18"/>
    <w:rsid w:val="008D564C"/>
    <w:rsid w:val="008D7942"/>
    <w:rsid w:val="008E4B61"/>
    <w:rsid w:val="008F6356"/>
    <w:rsid w:val="00915F21"/>
    <w:rsid w:val="00916185"/>
    <w:rsid w:val="00925ECF"/>
    <w:rsid w:val="00946265"/>
    <w:rsid w:val="00952BEE"/>
    <w:rsid w:val="00954FC6"/>
    <w:rsid w:val="009567F4"/>
    <w:rsid w:val="00956F25"/>
    <w:rsid w:val="009E41F3"/>
    <w:rsid w:val="009F4BF7"/>
    <w:rsid w:val="009F4F8F"/>
    <w:rsid w:val="00A11C46"/>
    <w:rsid w:val="00A12A35"/>
    <w:rsid w:val="00A14FCE"/>
    <w:rsid w:val="00A15464"/>
    <w:rsid w:val="00A17307"/>
    <w:rsid w:val="00A446AD"/>
    <w:rsid w:val="00A63F61"/>
    <w:rsid w:val="00A6717B"/>
    <w:rsid w:val="00A726AD"/>
    <w:rsid w:val="00A801E1"/>
    <w:rsid w:val="00AB036C"/>
    <w:rsid w:val="00AC090C"/>
    <w:rsid w:val="00AC38EE"/>
    <w:rsid w:val="00AD685F"/>
    <w:rsid w:val="00AF45B1"/>
    <w:rsid w:val="00AF75F2"/>
    <w:rsid w:val="00B029AC"/>
    <w:rsid w:val="00B25895"/>
    <w:rsid w:val="00B25AD0"/>
    <w:rsid w:val="00B25E40"/>
    <w:rsid w:val="00B265C6"/>
    <w:rsid w:val="00B351BA"/>
    <w:rsid w:val="00B5467F"/>
    <w:rsid w:val="00B61650"/>
    <w:rsid w:val="00B75093"/>
    <w:rsid w:val="00B844D7"/>
    <w:rsid w:val="00B9550E"/>
    <w:rsid w:val="00BD5800"/>
    <w:rsid w:val="00BF0953"/>
    <w:rsid w:val="00BF46B0"/>
    <w:rsid w:val="00C07D28"/>
    <w:rsid w:val="00C07F05"/>
    <w:rsid w:val="00C10DD9"/>
    <w:rsid w:val="00C21CCA"/>
    <w:rsid w:val="00C633AF"/>
    <w:rsid w:val="00C65B8F"/>
    <w:rsid w:val="00C811B2"/>
    <w:rsid w:val="00C83EB0"/>
    <w:rsid w:val="00C975E6"/>
    <w:rsid w:val="00CB6A0A"/>
    <w:rsid w:val="00CC3CE8"/>
    <w:rsid w:val="00CE0D02"/>
    <w:rsid w:val="00CE4412"/>
    <w:rsid w:val="00CF5AC4"/>
    <w:rsid w:val="00D03B7F"/>
    <w:rsid w:val="00D03E6D"/>
    <w:rsid w:val="00D20615"/>
    <w:rsid w:val="00D63E61"/>
    <w:rsid w:val="00D73C44"/>
    <w:rsid w:val="00D93261"/>
    <w:rsid w:val="00DA60AE"/>
    <w:rsid w:val="00DB74D3"/>
    <w:rsid w:val="00DD1790"/>
    <w:rsid w:val="00DD49AF"/>
    <w:rsid w:val="00DE1461"/>
    <w:rsid w:val="00DE6434"/>
    <w:rsid w:val="00E03C90"/>
    <w:rsid w:val="00E06EF3"/>
    <w:rsid w:val="00E12D72"/>
    <w:rsid w:val="00E24B7E"/>
    <w:rsid w:val="00E46D6D"/>
    <w:rsid w:val="00E5473D"/>
    <w:rsid w:val="00E61EE6"/>
    <w:rsid w:val="00E938D7"/>
    <w:rsid w:val="00EA0F1C"/>
    <w:rsid w:val="00EA1BC6"/>
    <w:rsid w:val="00EA6BBB"/>
    <w:rsid w:val="00EA7EA1"/>
    <w:rsid w:val="00EC7BB5"/>
    <w:rsid w:val="00ED6256"/>
    <w:rsid w:val="00EE66EB"/>
    <w:rsid w:val="00EF5084"/>
    <w:rsid w:val="00F10D92"/>
    <w:rsid w:val="00F131CA"/>
    <w:rsid w:val="00F3147B"/>
    <w:rsid w:val="00F319AB"/>
    <w:rsid w:val="00F34A78"/>
    <w:rsid w:val="00F4023C"/>
    <w:rsid w:val="00F43B32"/>
    <w:rsid w:val="00F5272B"/>
    <w:rsid w:val="00F919C6"/>
    <w:rsid w:val="00F92839"/>
    <w:rsid w:val="00F93E41"/>
    <w:rsid w:val="00F95F88"/>
    <w:rsid w:val="00FB62F7"/>
    <w:rsid w:val="00FD2486"/>
    <w:rsid w:val="00FD3DBD"/>
    <w:rsid w:val="00FE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3E7AF"/>
  <w15:chartTrackingRefBased/>
  <w15:docId w15:val="{D2AAA505-8794-BD48-833F-1EC8F3B5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387273"/>
    <w:pPr>
      <w:spacing w:after="0"/>
      <w:ind w:left="720"/>
      <w:contextualSpacing/>
      <w:jc w:val="left"/>
    </w:pPr>
    <w:rPr>
      <w:rFonts w:ascii="Calibri" w:eastAsia="Calibri" w:hAnsi="Calibri"/>
      <w:sz w:val="24"/>
      <w:szCs w:val="24"/>
    </w:rPr>
  </w:style>
  <w:style w:type="character" w:styleId="Hyperlink">
    <w:name w:val="Hyperlink"/>
    <w:basedOn w:val="DefaultParagraphFont"/>
    <w:uiPriority w:val="99"/>
    <w:unhideWhenUsed/>
    <w:rsid w:val="00387273"/>
    <w:rPr>
      <w:color w:val="0563C1" w:themeColor="hyperlink"/>
      <w:u w:val="single"/>
    </w:rPr>
  </w:style>
  <w:style w:type="character" w:styleId="UnresolvedMention">
    <w:name w:val="Unresolved Mention"/>
    <w:basedOn w:val="DefaultParagraphFont"/>
    <w:uiPriority w:val="99"/>
    <w:semiHidden/>
    <w:unhideWhenUsed/>
    <w:rsid w:val="00387273"/>
    <w:rPr>
      <w:color w:val="605E5C"/>
      <w:shd w:val="clear" w:color="auto" w:fill="E1DFDD"/>
    </w:rPr>
  </w:style>
  <w:style w:type="character" w:customStyle="1" w:styleId="apple-converted-space">
    <w:name w:val="apple-converted-space"/>
    <w:basedOn w:val="DefaultParagraphFont"/>
    <w:rsid w:val="00230C9E"/>
  </w:style>
  <w:style w:type="table" w:styleId="TableGrid">
    <w:name w:val="Table Grid"/>
    <w:basedOn w:val="TableNormal"/>
    <w:uiPriority w:val="39"/>
    <w:rsid w:val="0095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0C57"/>
    <w:rPr>
      <w:b/>
      <w:bCs/>
    </w:rPr>
  </w:style>
  <w:style w:type="paragraph" w:styleId="Caption">
    <w:name w:val="caption"/>
    <w:basedOn w:val="Normal"/>
    <w:next w:val="Normal"/>
    <w:uiPriority w:val="35"/>
    <w:unhideWhenUsed/>
    <w:qFormat/>
    <w:rsid w:val="008745B5"/>
    <w:pPr>
      <w:spacing w:after="200"/>
    </w:pPr>
    <w:rPr>
      <w:i/>
      <w:iCs/>
      <w:color w:val="44546A" w:themeColor="text2"/>
      <w:szCs w:val="18"/>
    </w:rPr>
  </w:style>
  <w:style w:type="character" w:styleId="FollowedHyperlink">
    <w:name w:val="FollowedHyperlink"/>
    <w:basedOn w:val="DefaultParagraphFont"/>
    <w:uiPriority w:val="99"/>
    <w:semiHidden/>
    <w:unhideWhenUsed/>
    <w:rsid w:val="00F4023C"/>
    <w:rPr>
      <w:color w:val="954F72" w:themeColor="followedHyperlink"/>
      <w:u w:val="single"/>
    </w:rPr>
  </w:style>
  <w:style w:type="paragraph" w:styleId="NormalWeb">
    <w:name w:val="Normal (Web)"/>
    <w:basedOn w:val="Normal"/>
    <w:uiPriority w:val="99"/>
    <w:semiHidden/>
    <w:unhideWhenUsed/>
    <w:rsid w:val="001A5026"/>
    <w:rPr>
      <w:sz w:val="24"/>
      <w:szCs w:val="24"/>
    </w:rPr>
  </w:style>
  <w:style w:type="character" w:customStyle="1" w:styleId="authors-list-item">
    <w:name w:val="authors-list-item"/>
    <w:basedOn w:val="DefaultParagraphFont"/>
    <w:rsid w:val="00133DC5"/>
  </w:style>
  <w:style w:type="character" w:customStyle="1" w:styleId="author-sup-separator">
    <w:name w:val="author-sup-separator"/>
    <w:basedOn w:val="DefaultParagraphFont"/>
    <w:rsid w:val="00133DC5"/>
  </w:style>
  <w:style w:type="character" w:customStyle="1" w:styleId="comma">
    <w:name w:val="comma"/>
    <w:basedOn w:val="DefaultParagraphFont"/>
    <w:rsid w:val="00133DC5"/>
  </w:style>
  <w:style w:type="character" w:styleId="CommentReference">
    <w:name w:val="annotation reference"/>
    <w:basedOn w:val="DefaultParagraphFont"/>
    <w:uiPriority w:val="99"/>
    <w:semiHidden/>
    <w:unhideWhenUsed/>
    <w:rsid w:val="00B25AD0"/>
    <w:rPr>
      <w:sz w:val="16"/>
      <w:szCs w:val="16"/>
    </w:rPr>
  </w:style>
  <w:style w:type="paragraph" w:styleId="CommentText">
    <w:name w:val="annotation text"/>
    <w:basedOn w:val="Normal"/>
    <w:link w:val="CommentTextChar"/>
    <w:uiPriority w:val="99"/>
    <w:unhideWhenUsed/>
    <w:rsid w:val="00B25AD0"/>
    <w:rPr>
      <w:sz w:val="20"/>
    </w:rPr>
  </w:style>
  <w:style w:type="character" w:customStyle="1" w:styleId="CommentTextChar">
    <w:name w:val="Comment Text Char"/>
    <w:basedOn w:val="DefaultParagraphFont"/>
    <w:link w:val="CommentText"/>
    <w:uiPriority w:val="99"/>
    <w:rsid w:val="00B25AD0"/>
  </w:style>
  <w:style w:type="paragraph" w:styleId="CommentSubject">
    <w:name w:val="annotation subject"/>
    <w:basedOn w:val="CommentText"/>
    <w:next w:val="CommentText"/>
    <w:link w:val="CommentSubjectChar"/>
    <w:uiPriority w:val="99"/>
    <w:semiHidden/>
    <w:unhideWhenUsed/>
    <w:rsid w:val="00B25AD0"/>
    <w:rPr>
      <w:b/>
      <w:bCs/>
    </w:rPr>
  </w:style>
  <w:style w:type="character" w:customStyle="1" w:styleId="CommentSubjectChar">
    <w:name w:val="Comment Subject Char"/>
    <w:basedOn w:val="CommentTextChar"/>
    <w:link w:val="CommentSubject"/>
    <w:uiPriority w:val="99"/>
    <w:semiHidden/>
    <w:rsid w:val="00B25A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0640">
      <w:bodyDiv w:val="1"/>
      <w:marLeft w:val="0"/>
      <w:marRight w:val="0"/>
      <w:marTop w:val="0"/>
      <w:marBottom w:val="0"/>
      <w:divBdr>
        <w:top w:val="none" w:sz="0" w:space="0" w:color="auto"/>
        <w:left w:val="none" w:sz="0" w:space="0" w:color="auto"/>
        <w:bottom w:val="none" w:sz="0" w:space="0" w:color="auto"/>
        <w:right w:val="none" w:sz="0" w:space="0" w:color="auto"/>
      </w:divBdr>
      <w:divsChild>
        <w:div w:id="42947269">
          <w:marLeft w:val="0"/>
          <w:marRight w:val="0"/>
          <w:marTop w:val="0"/>
          <w:marBottom w:val="0"/>
          <w:divBdr>
            <w:top w:val="none" w:sz="0" w:space="0" w:color="auto"/>
            <w:left w:val="none" w:sz="0" w:space="0" w:color="auto"/>
            <w:bottom w:val="none" w:sz="0" w:space="0" w:color="auto"/>
            <w:right w:val="none" w:sz="0" w:space="0" w:color="auto"/>
          </w:divBdr>
          <w:divsChild>
            <w:div w:id="458646618">
              <w:marLeft w:val="0"/>
              <w:marRight w:val="0"/>
              <w:marTop w:val="0"/>
              <w:marBottom w:val="0"/>
              <w:divBdr>
                <w:top w:val="none" w:sz="0" w:space="0" w:color="auto"/>
                <w:left w:val="none" w:sz="0" w:space="0" w:color="auto"/>
                <w:bottom w:val="none" w:sz="0" w:space="0" w:color="auto"/>
                <w:right w:val="none" w:sz="0" w:space="0" w:color="auto"/>
              </w:divBdr>
              <w:divsChild>
                <w:div w:id="566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3205">
      <w:bodyDiv w:val="1"/>
      <w:marLeft w:val="0"/>
      <w:marRight w:val="0"/>
      <w:marTop w:val="0"/>
      <w:marBottom w:val="0"/>
      <w:divBdr>
        <w:top w:val="none" w:sz="0" w:space="0" w:color="auto"/>
        <w:left w:val="none" w:sz="0" w:space="0" w:color="auto"/>
        <w:bottom w:val="none" w:sz="0" w:space="0" w:color="auto"/>
        <w:right w:val="none" w:sz="0" w:space="0" w:color="auto"/>
      </w:divBdr>
    </w:div>
    <w:div w:id="84032265">
      <w:bodyDiv w:val="1"/>
      <w:marLeft w:val="0"/>
      <w:marRight w:val="0"/>
      <w:marTop w:val="0"/>
      <w:marBottom w:val="0"/>
      <w:divBdr>
        <w:top w:val="none" w:sz="0" w:space="0" w:color="auto"/>
        <w:left w:val="none" w:sz="0" w:space="0" w:color="auto"/>
        <w:bottom w:val="none" w:sz="0" w:space="0" w:color="auto"/>
        <w:right w:val="none" w:sz="0" w:space="0" w:color="auto"/>
      </w:divBdr>
    </w:div>
    <w:div w:id="86658887">
      <w:bodyDiv w:val="1"/>
      <w:marLeft w:val="0"/>
      <w:marRight w:val="0"/>
      <w:marTop w:val="0"/>
      <w:marBottom w:val="0"/>
      <w:divBdr>
        <w:top w:val="none" w:sz="0" w:space="0" w:color="auto"/>
        <w:left w:val="none" w:sz="0" w:space="0" w:color="auto"/>
        <w:bottom w:val="none" w:sz="0" w:space="0" w:color="auto"/>
        <w:right w:val="none" w:sz="0" w:space="0" w:color="auto"/>
      </w:divBdr>
    </w:div>
    <w:div w:id="104541219">
      <w:bodyDiv w:val="1"/>
      <w:marLeft w:val="0"/>
      <w:marRight w:val="0"/>
      <w:marTop w:val="0"/>
      <w:marBottom w:val="0"/>
      <w:divBdr>
        <w:top w:val="none" w:sz="0" w:space="0" w:color="auto"/>
        <w:left w:val="none" w:sz="0" w:space="0" w:color="auto"/>
        <w:bottom w:val="none" w:sz="0" w:space="0" w:color="auto"/>
        <w:right w:val="none" w:sz="0" w:space="0" w:color="auto"/>
      </w:divBdr>
    </w:div>
    <w:div w:id="130640774">
      <w:bodyDiv w:val="1"/>
      <w:marLeft w:val="0"/>
      <w:marRight w:val="0"/>
      <w:marTop w:val="0"/>
      <w:marBottom w:val="0"/>
      <w:divBdr>
        <w:top w:val="none" w:sz="0" w:space="0" w:color="auto"/>
        <w:left w:val="none" w:sz="0" w:space="0" w:color="auto"/>
        <w:bottom w:val="none" w:sz="0" w:space="0" w:color="auto"/>
        <w:right w:val="none" w:sz="0" w:space="0" w:color="auto"/>
      </w:divBdr>
    </w:div>
    <w:div w:id="139857229">
      <w:bodyDiv w:val="1"/>
      <w:marLeft w:val="0"/>
      <w:marRight w:val="0"/>
      <w:marTop w:val="0"/>
      <w:marBottom w:val="0"/>
      <w:divBdr>
        <w:top w:val="none" w:sz="0" w:space="0" w:color="auto"/>
        <w:left w:val="none" w:sz="0" w:space="0" w:color="auto"/>
        <w:bottom w:val="none" w:sz="0" w:space="0" w:color="auto"/>
        <w:right w:val="none" w:sz="0" w:space="0" w:color="auto"/>
      </w:divBdr>
    </w:div>
    <w:div w:id="162210410">
      <w:bodyDiv w:val="1"/>
      <w:marLeft w:val="0"/>
      <w:marRight w:val="0"/>
      <w:marTop w:val="0"/>
      <w:marBottom w:val="0"/>
      <w:divBdr>
        <w:top w:val="none" w:sz="0" w:space="0" w:color="auto"/>
        <w:left w:val="none" w:sz="0" w:space="0" w:color="auto"/>
        <w:bottom w:val="none" w:sz="0" w:space="0" w:color="auto"/>
        <w:right w:val="none" w:sz="0" w:space="0" w:color="auto"/>
      </w:divBdr>
    </w:div>
    <w:div w:id="166790243">
      <w:bodyDiv w:val="1"/>
      <w:marLeft w:val="0"/>
      <w:marRight w:val="0"/>
      <w:marTop w:val="0"/>
      <w:marBottom w:val="0"/>
      <w:divBdr>
        <w:top w:val="none" w:sz="0" w:space="0" w:color="auto"/>
        <w:left w:val="none" w:sz="0" w:space="0" w:color="auto"/>
        <w:bottom w:val="none" w:sz="0" w:space="0" w:color="auto"/>
        <w:right w:val="none" w:sz="0" w:space="0" w:color="auto"/>
      </w:divBdr>
    </w:div>
    <w:div w:id="173693418">
      <w:bodyDiv w:val="1"/>
      <w:marLeft w:val="0"/>
      <w:marRight w:val="0"/>
      <w:marTop w:val="0"/>
      <w:marBottom w:val="0"/>
      <w:divBdr>
        <w:top w:val="none" w:sz="0" w:space="0" w:color="auto"/>
        <w:left w:val="none" w:sz="0" w:space="0" w:color="auto"/>
        <w:bottom w:val="none" w:sz="0" w:space="0" w:color="auto"/>
        <w:right w:val="none" w:sz="0" w:space="0" w:color="auto"/>
      </w:divBdr>
    </w:div>
    <w:div w:id="219630818">
      <w:bodyDiv w:val="1"/>
      <w:marLeft w:val="0"/>
      <w:marRight w:val="0"/>
      <w:marTop w:val="0"/>
      <w:marBottom w:val="0"/>
      <w:divBdr>
        <w:top w:val="none" w:sz="0" w:space="0" w:color="auto"/>
        <w:left w:val="none" w:sz="0" w:space="0" w:color="auto"/>
        <w:bottom w:val="none" w:sz="0" w:space="0" w:color="auto"/>
        <w:right w:val="none" w:sz="0" w:space="0" w:color="auto"/>
      </w:divBdr>
      <w:divsChild>
        <w:div w:id="2132556007">
          <w:marLeft w:val="0"/>
          <w:marRight w:val="0"/>
          <w:marTop w:val="0"/>
          <w:marBottom w:val="0"/>
          <w:divBdr>
            <w:top w:val="none" w:sz="0" w:space="0" w:color="auto"/>
            <w:left w:val="none" w:sz="0" w:space="0" w:color="auto"/>
            <w:bottom w:val="none" w:sz="0" w:space="0" w:color="auto"/>
            <w:right w:val="none" w:sz="0" w:space="0" w:color="auto"/>
          </w:divBdr>
          <w:divsChild>
            <w:div w:id="165756816">
              <w:marLeft w:val="0"/>
              <w:marRight w:val="0"/>
              <w:marTop w:val="0"/>
              <w:marBottom w:val="0"/>
              <w:divBdr>
                <w:top w:val="none" w:sz="0" w:space="0" w:color="auto"/>
                <w:left w:val="none" w:sz="0" w:space="0" w:color="auto"/>
                <w:bottom w:val="none" w:sz="0" w:space="0" w:color="auto"/>
                <w:right w:val="none" w:sz="0" w:space="0" w:color="auto"/>
              </w:divBdr>
              <w:divsChild>
                <w:div w:id="9384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74562">
      <w:bodyDiv w:val="1"/>
      <w:marLeft w:val="0"/>
      <w:marRight w:val="0"/>
      <w:marTop w:val="0"/>
      <w:marBottom w:val="0"/>
      <w:divBdr>
        <w:top w:val="none" w:sz="0" w:space="0" w:color="auto"/>
        <w:left w:val="none" w:sz="0" w:space="0" w:color="auto"/>
        <w:bottom w:val="none" w:sz="0" w:space="0" w:color="auto"/>
        <w:right w:val="none" w:sz="0" w:space="0" w:color="auto"/>
      </w:divBdr>
    </w:div>
    <w:div w:id="310867566">
      <w:bodyDiv w:val="1"/>
      <w:marLeft w:val="0"/>
      <w:marRight w:val="0"/>
      <w:marTop w:val="0"/>
      <w:marBottom w:val="0"/>
      <w:divBdr>
        <w:top w:val="none" w:sz="0" w:space="0" w:color="auto"/>
        <w:left w:val="none" w:sz="0" w:space="0" w:color="auto"/>
        <w:bottom w:val="none" w:sz="0" w:space="0" w:color="auto"/>
        <w:right w:val="none" w:sz="0" w:space="0" w:color="auto"/>
      </w:divBdr>
    </w:div>
    <w:div w:id="310988028">
      <w:bodyDiv w:val="1"/>
      <w:marLeft w:val="0"/>
      <w:marRight w:val="0"/>
      <w:marTop w:val="0"/>
      <w:marBottom w:val="0"/>
      <w:divBdr>
        <w:top w:val="none" w:sz="0" w:space="0" w:color="auto"/>
        <w:left w:val="none" w:sz="0" w:space="0" w:color="auto"/>
        <w:bottom w:val="none" w:sz="0" w:space="0" w:color="auto"/>
        <w:right w:val="none" w:sz="0" w:space="0" w:color="auto"/>
      </w:divBdr>
    </w:div>
    <w:div w:id="340818714">
      <w:bodyDiv w:val="1"/>
      <w:marLeft w:val="0"/>
      <w:marRight w:val="0"/>
      <w:marTop w:val="0"/>
      <w:marBottom w:val="0"/>
      <w:divBdr>
        <w:top w:val="none" w:sz="0" w:space="0" w:color="auto"/>
        <w:left w:val="none" w:sz="0" w:space="0" w:color="auto"/>
        <w:bottom w:val="none" w:sz="0" w:space="0" w:color="auto"/>
        <w:right w:val="none" w:sz="0" w:space="0" w:color="auto"/>
      </w:divBdr>
    </w:div>
    <w:div w:id="380710853">
      <w:bodyDiv w:val="1"/>
      <w:marLeft w:val="0"/>
      <w:marRight w:val="0"/>
      <w:marTop w:val="0"/>
      <w:marBottom w:val="0"/>
      <w:divBdr>
        <w:top w:val="none" w:sz="0" w:space="0" w:color="auto"/>
        <w:left w:val="none" w:sz="0" w:space="0" w:color="auto"/>
        <w:bottom w:val="none" w:sz="0" w:space="0" w:color="auto"/>
        <w:right w:val="none" w:sz="0" w:space="0" w:color="auto"/>
      </w:divBdr>
    </w:div>
    <w:div w:id="398094697">
      <w:bodyDiv w:val="1"/>
      <w:marLeft w:val="0"/>
      <w:marRight w:val="0"/>
      <w:marTop w:val="0"/>
      <w:marBottom w:val="0"/>
      <w:divBdr>
        <w:top w:val="none" w:sz="0" w:space="0" w:color="auto"/>
        <w:left w:val="none" w:sz="0" w:space="0" w:color="auto"/>
        <w:bottom w:val="none" w:sz="0" w:space="0" w:color="auto"/>
        <w:right w:val="none" w:sz="0" w:space="0" w:color="auto"/>
      </w:divBdr>
    </w:div>
    <w:div w:id="400059853">
      <w:bodyDiv w:val="1"/>
      <w:marLeft w:val="0"/>
      <w:marRight w:val="0"/>
      <w:marTop w:val="0"/>
      <w:marBottom w:val="0"/>
      <w:divBdr>
        <w:top w:val="none" w:sz="0" w:space="0" w:color="auto"/>
        <w:left w:val="none" w:sz="0" w:space="0" w:color="auto"/>
        <w:bottom w:val="none" w:sz="0" w:space="0" w:color="auto"/>
        <w:right w:val="none" w:sz="0" w:space="0" w:color="auto"/>
      </w:divBdr>
    </w:div>
    <w:div w:id="430592610">
      <w:bodyDiv w:val="1"/>
      <w:marLeft w:val="0"/>
      <w:marRight w:val="0"/>
      <w:marTop w:val="0"/>
      <w:marBottom w:val="0"/>
      <w:divBdr>
        <w:top w:val="none" w:sz="0" w:space="0" w:color="auto"/>
        <w:left w:val="none" w:sz="0" w:space="0" w:color="auto"/>
        <w:bottom w:val="none" w:sz="0" w:space="0" w:color="auto"/>
        <w:right w:val="none" w:sz="0" w:space="0" w:color="auto"/>
      </w:divBdr>
    </w:div>
    <w:div w:id="440958326">
      <w:bodyDiv w:val="1"/>
      <w:marLeft w:val="0"/>
      <w:marRight w:val="0"/>
      <w:marTop w:val="0"/>
      <w:marBottom w:val="0"/>
      <w:divBdr>
        <w:top w:val="none" w:sz="0" w:space="0" w:color="auto"/>
        <w:left w:val="none" w:sz="0" w:space="0" w:color="auto"/>
        <w:bottom w:val="none" w:sz="0" w:space="0" w:color="auto"/>
        <w:right w:val="none" w:sz="0" w:space="0" w:color="auto"/>
      </w:divBdr>
    </w:div>
    <w:div w:id="569114756">
      <w:bodyDiv w:val="1"/>
      <w:marLeft w:val="0"/>
      <w:marRight w:val="0"/>
      <w:marTop w:val="0"/>
      <w:marBottom w:val="0"/>
      <w:divBdr>
        <w:top w:val="none" w:sz="0" w:space="0" w:color="auto"/>
        <w:left w:val="none" w:sz="0" w:space="0" w:color="auto"/>
        <w:bottom w:val="none" w:sz="0" w:space="0" w:color="auto"/>
        <w:right w:val="none" w:sz="0" w:space="0" w:color="auto"/>
      </w:divBdr>
    </w:div>
    <w:div w:id="596526336">
      <w:bodyDiv w:val="1"/>
      <w:marLeft w:val="0"/>
      <w:marRight w:val="0"/>
      <w:marTop w:val="0"/>
      <w:marBottom w:val="0"/>
      <w:divBdr>
        <w:top w:val="none" w:sz="0" w:space="0" w:color="auto"/>
        <w:left w:val="none" w:sz="0" w:space="0" w:color="auto"/>
        <w:bottom w:val="none" w:sz="0" w:space="0" w:color="auto"/>
        <w:right w:val="none" w:sz="0" w:space="0" w:color="auto"/>
      </w:divBdr>
    </w:div>
    <w:div w:id="601232008">
      <w:bodyDiv w:val="1"/>
      <w:marLeft w:val="0"/>
      <w:marRight w:val="0"/>
      <w:marTop w:val="0"/>
      <w:marBottom w:val="0"/>
      <w:divBdr>
        <w:top w:val="none" w:sz="0" w:space="0" w:color="auto"/>
        <w:left w:val="none" w:sz="0" w:space="0" w:color="auto"/>
        <w:bottom w:val="none" w:sz="0" w:space="0" w:color="auto"/>
        <w:right w:val="none" w:sz="0" w:space="0" w:color="auto"/>
      </w:divBdr>
    </w:div>
    <w:div w:id="613638728">
      <w:bodyDiv w:val="1"/>
      <w:marLeft w:val="0"/>
      <w:marRight w:val="0"/>
      <w:marTop w:val="0"/>
      <w:marBottom w:val="0"/>
      <w:divBdr>
        <w:top w:val="none" w:sz="0" w:space="0" w:color="auto"/>
        <w:left w:val="none" w:sz="0" w:space="0" w:color="auto"/>
        <w:bottom w:val="none" w:sz="0" w:space="0" w:color="auto"/>
        <w:right w:val="none" w:sz="0" w:space="0" w:color="auto"/>
      </w:divBdr>
    </w:div>
    <w:div w:id="628823426">
      <w:bodyDiv w:val="1"/>
      <w:marLeft w:val="0"/>
      <w:marRight w:val="0"/>
      <w:marTop w:val="0"/>
      <w:marBottom w:val="0"/>
      <w:divBdr>
        <w:top w:val="none" w:sz="0" w:space="0" w:color="auto"/>
        <w:left w:val="none" w:sz="0" w:space="0" w:color="auto"/>
        <w:bottom w:val="none" w:sz="0" w:space="0" w:color="auto"/>
        <w:right w:val="none" w:sz="0" w:space="0" w:color="auto"/>
      </w:divBdr>
    </w:div>
    <w:div w:id="632103219">
      <w:bodyDiv w:val="1"/>
      <w:marLeft w:val="0"/>
      <w:marRight w:val="0"/>
      <w:marTop w:val="0"/>
      <w:marBottom w:val="0"/>
      <w:divBdr>
        <w:top w:val="none" w:sz="0" w:space="0" w:color="auto"/>
        <w:left w:val="none" w:sz="0" w:space="0" w:color="auto"/>
        <w:bottom w:val="none" w:sz="0" w:space="0" w:color="auto"/>
        <w:right w:val="none" w:sz="0" w:space="0" w:color="auto"/>
      </w:divBdr>
    </w:div>
    <w:div w:id="645207737">
      <w:bodyDiv w:val="1"/>
      <w:marLeft w:val="0"/>
      <w:marRight w:val="0"/>
      <w:marTop w:val="0"/>
      <w:marBottom w:val="0"/>
      <w:divBdr>
        <w:top w:val="none" w:sz="0" w:space="0" w:color="auto"/>
        <w:left w:val="none" w:sz="0" w:space="0" w:color="auto"/>
        <w:bottom w:val="none" w:sz="0" w:space="0" w:color="auto"/>
        <w:right w:val="none" w:sz="0" w:space="0" w:color="auto"/>
      </w:divBdr>
    </w:div>
    <w:div w:id="691152544">
      <w:bodyDiv w:val="1"/>
      <w:marLeft w:val="0"/>
      <w:marRight w:val="0"/>
      <w:marTop w:val="0"/>
      <w:marBottom w:val="0"/>
      <w:divBdr>
        <w:top w:val="none" w:sz="0" w:space="0" w:color="auto"/>
        <w:left w:val="none" w:sz="0" w:space="0" w:color="auto"/>
        <w:bottom w:val="none" w:sz="0" w:space="0" w:color="auto"/>
        <w:right w:val="none" w:sz="0" w:space="0" w:color="auto"/>
      </w:divBdr>
    </w:div>
    <w:div w:id="740064058">
      <w:bodyDiv w:val="1"/>
      <w:marLeft w:val="0"/>
      <w:marRight w:val="0"/>
      <w:marTop w:val="0"/>
      <w:marBottom w:val="0"/>
      <w:divBdr>
        <w:top w:val="none" w:sz="0" w:space="0" w:color="auto"/>
        <w:left w:val="none" w:sz="0" w:space="0" w:color="auto"/>
        <w:bottom w:val="none" w:sz="0" w:space="0" w:color="auto"/>
        <w:right w:val="none" w:sz="0" w:space="0" w:color="auto"/>
      </w:divBdr>
    </w:div>
    <w:div w:id="785540782">
      <w:bodyDiv w:val="1"/>
      <w:marLeft w:val="0"/>
      <w:marRight w:val="0"/>
      <w:marTop w:val="0"/>
      <w:marBottom w:val="0"/>
      <w:divBdr>
        <w:top w:val="none" w:sz="0" w:space="0" w:color="auto"/>
        <w:left w:val="none" w:sz="0" w:space="0" w:color="auto"/>
        <w:bottom w:val="none" w:sz="0" w:space="0" w:color="auto"/>
        <w:right w:val="none" w:sz="0" w:space="0" w:color="auto"/>
      </w:divBdr>
    </w:div>
    <w:div w:id="813762408">
      <w:bodyDiv w:val="1"/>
      <w:marLeft w:val="0"/>
      <w:marRight w:val="0"/>
      <w:marTop w:val="0"/>
      <w:marBottom w:val="0"/>
      <w:divBdr>
        <w:top w:val="none" w:sz="0" w:space="0" w:color="auto"/>
        <w:left w:val="none" w:sz="0" w:space="0" w:color="auto"/>
        <w:bottom w:val="none" w:sz="0" w:space="0" w:color="auto"/>
        <w:right w:val="none" w:sz="0" w:space="0" w:color="auto"/>
      </w:divBdr>
    </w:div>
    <w:div w:id="841899169">
      <w:bodyDiv w:val="1"/>
      <w:marLeft w:val="0"/>
      <w:marRight w:val="0"/>
      <w:marTop w:val="0"/>
      <w:marBottom w:val="0"/>
      <w:divBdr>
        <w:top w:val="none" w:sz="0" w:space="0" w:color="auto"/>
        <w:left w:val="none" w:sz="0" w:space="0" w:color="auto"/>
        <w:bottom w:val="none" w:sz="0" w:space="0" w:color="auto"/>
        <w:right w:val="none" w:sz="0" w:space="0" w:color="auto"/>
      </w:divBdr>
    </w:div>
    <w:div w:id="863324327">
      <w:bodyDiv w:val="1"/>
      <w:marLeft w:val="0"/>
      <w:marRight w:val="0"/>
      <w:marTop w:val="0"/>
      <w:marBottom w:val="0"/>
      <w:divBdr>
        <w:top w:val="none" w:sz="0" w:space="0" w:color="auto"/>
        <w:left w:val="none" w:sz="0" w:space="0" w:color="auto"/>
        <w:bottom w:val="none" w:sz="0" w:space="0" w:color="auto"/>
        <w:right w:val="none" w:sz="0" w:space="0" w:color="auto"/>
      </w:divBdr>
    </w:div>
    <w:div w:id="901062548">
      <w:bodyDiv w:val="1"/>
      <w:marLeft w:val="0"/>
      <w:marRight w:val="0"/>
      <w:marTop w:val="0"/>
      <w:marBottom w:val="0"/>
      <w:divBdr>
        <w:top w:val="none" w:sz="0" w:space="0" w:color="auto"/>
        <w:left w:val="none" w:sz="0" w:space="0" w:color="auto"/>
        <w:bottom w:val="none" w:sz="0" w:space="0" w:color="auto"/>
        <w:right w:val="none" w:sz="0" w:space="0" w:color="auto"/>
      </w:divBdr>
    </w:div>
    <w:div w:id="901599396">
      <w:bodyDiv w:val="1"/>
      <w:marLeft w:val="0"/>
      <w:marRight w:val="0"/>
      <w:marTop w:val="0"/>
      <w:marBottom w:val="0"/>
      <w:divBdr>
        <w:top w:val="none" w:sz="0" w:space="0" w:color="auto"/>
        <w:left w:val="none" w:sz="0" w:space="0" w:color="auto"/>
        <w:bottom w:val="none" w:sz="0" w:space="0" w:color="auto"/>
        <w:right w:val="none" w:sz="0" w:space="0" w:color="auto"/>
      </w:divBdr>
    </w:div>
    <w:div w:id="1034044038">
      <w:bodyDiv w:val="1"/>
      <w:marLeft w:val="0"/>
      <w:marRight w:val="0"/>
      <w:marTop w:val="0"/>
      <w:marBottom w:val="0"/>
      <w:divBdr>
        <w:top w:val="none" w:sz="0" w:space="0" w:color="auto"/>
        <w:left w:val="none" w:sz="0" w:space="0" w:color="auto"/>
        <w:bottom w:val="none" w:sz="0" w:space="0" w:color="auto"/>
        <w:right w:val="none" w:sz="0" w:space="0" w:color="auto"/>
      </w:divBdr>
    </w:div>
    <w:div w:id="1036658858">
      <w:bodyDiv w:val="1"/>
      <w:marLeft w:val="0"/>
      <w:marRight w:val="0"/>
      <w:marTop w:val="0"/>
      <w:marBottom w:val="0"/>
      <w:divBdr>
        <w:top w:val="none" w:sz="0" w:space="0" w:color="auto"/>
        <w:left w:val="none" w:sz="0" w:space="0" w:color="auto"/>
        <w:bottom w:val="none" w:sz="0" w:space="0" w:color="auto"/>
        <w:right w:val="none" w:sz="0" w:space="0" w:color="auto"/>
      </w:divBdr>
    </w:div>
    <w:div w:id="1043554983">
      <w:bodyDiv w:val="1"/>
      <w:marLeft w:val="0"/>
      <w:marRight w:val="0"/>
      <w:marTop w:val="0"/>
      <w:marBottom w:val="0"/>
      <w:divBdr>
        <w:top w:val="none" w:sz="0" w:space="0" w:color="auto"/>
        <w:left w:val="none" w:sz="0" w:space="0" w:color="auto"/>
        <w:bottom w:val="none" w:sz="0" w:space="0" w:color="auto"/>
        <w:right w:val="none" w:sz="0" w:space="0" w:color="auto"/>
      </w:divBdr>
    </w:div>
    <w:div w:id="1046872312">
      <w:bodyDiv w:val="1"/>
      <w:marLeft w:val="0"/>
      <w:marRight w:val="0"/>
      <w:marTop w:val="0"/>
      <w:marBottom w:val="0"/>
      <w:divBdr>
        <w:top w:val="none" w:sz="0" w:space="0" w:color="auto"/>
        <w:left w:val="none" w:sz="0" w:space="0" w:color="auto"/>
        <w:bottom w:val="none" w:sz="0" w:space="0" w:color="auto"/>
        <w:right w:val="none" w:sz="0" w:space="0" w:color="auto"/>
      </w:divBdr>
    </w:div>
    <w:div w:id="1049231989">
      <w:bodyDiv w:val="1"/>
      <w:marLeft w:val="0"/>
      <w:marRight w:val="0"/>
      <w:marTop w:val="0"/>
      <w:marBottom w:val="0"/>
      <w:divBdr>
        <w:top w:val="none" w:sz="0" w:space="0" w:color="auto"/>
        <w:left w:val="none" w:sz="0" w:space="0" w:color="auto"/>
        <w:bottom w:val="none" w:sz="0" w:space="0" w:color="auto"/>
        <w:right w:val="none" w:sz="0" w:space="0" w:color="auto"/>
      </w:divBdr>
    </w:div>
    <w:div w:id="1056781969">
      <w:bodyDiv w:val="1"/>
      <w:marLeft w:val="0"/>
      <w:marRight w:val="0"/>
      <w:marTop w:val="0"/>
      <w:marBottom w:val="0"/>
      <w:divBdr>
        <w:top w:val="none" w:sz="0" w:space="0" w:color="auto"/>
        <w:left w:val="none" w:sz="0" w:space="0" w:color="auto"/>
        <w:bottom w:val="none" w:sz="0" w:space="0" w:color="auto"/>
        <w:right w:val="none" w:sz="0" w:space="0" w:color="auto"/>
      </w:divBdr>
    </w:div>
    <w:div w:id="1082988493">
      <w:bodyDiv w:val="1"/>
      <w:marLeft w:val="0"/>
      <w:marRight w:val="0"/>
      <w:marTop w:val="0"/>
      <w:marBottom w:val="0"/>
      <w:divBdr>
        <w:top w:val="none" w:sz="0" w:space="0" w:color="auto"/>
        <w:left w:val="none" w:sz="0" w:space="0" w:color="auto"/>
        <w:bottom w:val="none" w:sz="0" w:space="0" w:color="auto"/>
        <w:right w:val="none" w:sz="0" w:space="0" w:color="auto"/>
      </w:divBdr>
    </w:div>
    <w:div w:id="1096756674">
      <w:bodyDiv w:val="1"/>
      <w:marLeft w:val="0"/>
      <w:marRight w:val="0"/>
      <w:marTop w:val="0"/>
      <w:marBottom w:val="0"/>
      <w:divBdr>
        <w:top w:val="none" w:sz="0" w:space="0" w:color="auto"/>
        <w:left w:val="none" w:sz="0" w:space="0" w:color="auto"/>
        <w:bottom w:val="none" w:sz="0" w:space="0" w:color="auto"/>
        <w:right w:val="none" w:sz="0" w:space="0" w:color="auto"/>
      </w:divBdr>
    </w:div>
    <w:div w:id="1183785878">
      <w:bodyDiv w:val="1"/>
      <w:marLeft w:val="0"/>
      <w:marRight w:val="0"/>
      <w:marTop w:val="0"/>
      <w:marBottom w:val="0"/>
      <w:divBdr>
        <w:top w:val="none" w:sz="0" w:space="0" w:color="auto"/>
        <w:left w:val="none" w:sz="0" w:space="0" w:color="auto"/>
        <w:bottom w:val="none" w:sz="0" w:space="0" w:color="auto"/>
        <w:right w:val="none" w:sz="0" w:space="0" w:color="auto"/>
      </w:divBdr>
    </w:div>
    <w:div w:id="1189371519">
      <w:bodyDiv w:val="1"/>
      <w:marLeft w:val="0"/>
      <w:marRight w:val="0"/>
      <w:marTop w:val="0"/>
      <w:marBottom w:val="0"/>
      <w:divBdr>
        <w:top w:val="none" w:sz="0" w:space="0" w:color="auto"/>
        <w:left w:val="none" w:sz="0" w:space="0" w:color="auto"/>
        <w:bottom w:val="none" w:sz="0" w:space="0" w:color="auto"/>
        <w:right w:val="none" w:sz="0" w:space="0" w:color="auto"/>
      </w:divBdr>
    </w:div>
    <w:div w:id="1191988774">
      <w:bodyDiv w:val="1"/>
      <w:marLeft w:val="0"/>
      <w:marRight w:val="0"/>
      <w:marTop w:val="0"/>
      <w:marBottom w:val="0"/>
      <w:divBdr>
        <w:top w:val="none" w:sz="0" w:space="0" w:color="auto"/>
        <w:left w:val="none" w:sz="0" w:space="0" w:color="auto"/>
        <w:bottom w:val="none" w:sz="0" w:space="0" w:color="auto"/>
        <w:right w:val="none" w:sz="0" w:space="0" w:color="auto"/>
      </w:divBdr>
    </w:div>
    <w:div w:id="1197811277">
      <w:bodyDiv w:val="1"/>
      <w:marLeft w:val="0"/>
      <w:marRight w:val="0"/>
      <w:marTop w:val="0"/>
      <w:marBottom w:val="0"/>
      <w:divBdr>
        <w:top w:val="none" w:sz="0" w:space="0" w:color="auto"/>
        <w:left w:val="none" w:sz="0" w:space="0" w:color="auto"/>
        <w:bottom w:val="none" w:sz="0" w:space="0" w:color="auto"/>
        <w:right w:val="none" w:sz="0" w:space="0" w:color="auto"/>
      </w:divBdr>
    </w:div>
    <w:div w:id="1200237384">
      <w:bodyDiv w:val="1"/>
      <w:marLeft w:val="0"/>
      <w:marRight w:val="0"/>
      <w:marTop w:val="0"/>
      <w:marBottom w:val="0"/>
      <w:divBdr>
        <w:top w:val="none" w:sz="0" w:space="0" w:color="auto"/>
        <w:left w:val="none" w:sz="0" w:space="0" w:color="auto"/>
        <w:bottom w:val="none" w:sz="0" w:space="0" w:color="auto"/>
        <w:right w:val="none" w:sz="0" w:space="0" w:color="auto"/>
      </w:divBdr>
    </w:div>
    <w:div w:id="1205869757">
      <w:bodyDiv w:val="1"/>
      <w:marLeft w:val="0"/>
      <w:marRight w:val="0"/>
      <w:marTop w:val="0"/>
      <w:marBottom w:val="0"/>
      <w:divBdr>
        <w:top w:val="none" w:sz="0" w:space="0" w:color="auto"/>
        <w:left w:val="none" w:sz="0" w:space="0" w:color="auto"/>
        <w:bottom w:val="none" w:sz="0" w:space="0" w:color="auto"/>
        <w:right w:val="none" w:sz="0" w:space="0" w:color="auto"/>
      </w:divBdr>
    </w:div>
    <w:div w:id="1254973325">
      <w:bodyDiv w:val="1"/>
      <w:marLeft w:val="0"/>
      <w:marRight w:val="0"/>
      <w:marTop w:val="0"/>
      <w:marBottom w:val="0"/>
      <w:divBdr>
        <w:top w:val="none" w:sz="0" w:space="0" w:color="auto"/>
        <w:left w:val="none" w:sz="0" w:space="0" w:color="auto"/>
        <w:bottom w:val="none" w:sz="0" w:space="0" w:color="auto"/>
        <w:right w:val="none" w:sz="0" w:space="0" w:color="auto"/>
      </w:divBdr>
    </w:div>
    <w:div w:id="1286739437">
      <w:bodyDiv w:val="1"/>
      <w:marLeft w:val="0"/>
      <w:marRight w:val="0"/>
      <w:marTop w:val="0"/>
      <w:marBottom w:val="0"/>
      <w:divBdr>
        <w:top w:val="none" w:sz="0" w:space="0" w:color="auto"/>
        <w:left w:val="none" w:sz="0" w:space="0" w:color="auto"/>
        <w:bottom w:val="none" w:sz="0" w:space="0" w:color="auto"/>
        <w:right w:val="none" w:sz="0" w:space="0" w:color="auto"/>
      </w:divBdr>
    </w:div>
    <w:div w:id="1304697380">
      <w:bodyDiv w:val="1"/>
      <w:marLeft w:val="0"/>
      <w:marRight w:val="0"/>
      <w:marTop w:val="0"/>
      <w:marBottom w:val="0"/>
      <w:divBdr>
        <w:top w:val="none" w:sz="0" w:space="0" w:color="auto"/>
        <w:left w:val="none" w:sz="0" w:space="0" w:color="auto"/>
        <w:bottom w:val="none" w:sz="0" w:space="0" w:color="auto"/>
        <w:right w:val="none" w:sz="0" w:space="0" w:color="auto"/>
      </w:divBdr>
      <w:divsChild>
        <w:div w:id="1278105321">
          <w:marLeft w:val="0"/>
          <w:marRight w:val="0"/>
          <w:marTop w:val="0"/>
          <w:marBottom w:val="0"/>
          <w:divBdr>
            <w:top w:val="none" w:sz="0" w:space="0" w:color="auto"/>
            <w:left w:val="none" w:sz="0" w:space="0" w:color="auto"/>
            <w:bottom w:val="none" w:sz="0" w:space="0" w:color="auto"/>
            <w:right w:val="none" w:sz="0" w:space="0" w:color="auto"/>
          </w:divBdr>
          <w:divsChild>
            <w:div w:id="1470171272">
              <w:marLeft w:val="0"/>
              <w:marRight w:val="0"/>
              <w:marTop w:val="0"/>
              <w:marBottom w:val="0"/>
              <w:divBdr>
                <w:top w:val="none" w:sz="0" w:space="0" w:color="auto"/>
                <w:left w:val="none" w:sz="0" w:space="0" w:color="auto"/>
                <w:bottom w:val="none" w:sz="0" w:space="0" w:color="auto"/>
                <w:right w:val="none" w:sz="0" w:space="0" w:color="auto"/>
              </w:divBdr>
              <w:divsChild>
                <w:div w:id="1949778487">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82472">
      <w:bodyDiv w:val="1"/>
      <w:marLeft w:val="0"/>
      <w:marRight w:val="0"/>
      <w:marTop w:val="0"/>
      <w:marBottom w:val="0"/>
      <w:divBdr>
        <w:top w:val="none" w:sz="0" w:space="0" w:color="auto"/>
        <w:left w:val="none" w:sz="0" w:space="0" w:color="auto"/>
        <w:bottom w:val="none" w:sz="0" w:space="0" w:color="auto"/>
        <w:right w:val="none" w:sz="0" w:space="0" w:color="auto"/>
      </w:divBdr>
    </w:div>
    <w:div w:id="1325165069">
      <w:bodyDiv w:val="1"/>
      <w:marLeft w:val="0"/>
      <w:marRight w:val="0"/>
      <w:marTop w:val="0"/>
      <w:marBottom w:val="0"/>
      <w:divBdr>
        <w:top w:val="none" w:sz="0" w:space="0" w:color="auto"/>
        <w:left w:val="none" w:sz="0" w:space="0" w:color="auto"/>
        <w:bottom w:val="none" w:sz="0" w:space="0" w:color="auto"/>
        <w:right w:val="none" w:sz="0" w:space="0" w:color="auto"/>
      </w:divBdr>
    </w:div>
    <w:div w:id="1350568610">
      <w:bodyDiv w:val="1"/>
      <w:marLeft w:val="0"/>
      <w:marRight w:val="0"/>
      <w:marTop w:val="0"/>
      <w:marBottom w:val="0"/>
      <w:divBdr>
        <w:top w:val="none" w:sz="0" w:space="0" w:color="auto"/>
        <w:left w:val="none" w:sz="0" w:space="0" w:color="auto"/>
        <w:bottom w:val="none" w:sz="0" w:space="0" w:color="auto"/>
        <w:right w:val="none" w:sz="0" w:space="0" w:color="auto"/>
      </w:divBdr>
    </w:div>
    <w:div w:id="1364474935">
      <w:bodyDiv w:val="1"/>
      <w:marLeft w:val="0"/>
      <w:marRight w:val="0"/>
      <w:marTop w:val="0"/>
      <w:marBottom w:val="0"/>
      <w:divBdr>
        <w:top w:val="none" w:sz="0" w:space="0" w:color="auto"/>
        <w:left w:val="none" w:sz="0" w:space="0" w:color="auto"/>
        <w:bottom w:val="none" w:sz="0" w:space="0" w:color="auto"/>
        <w:right w:val="none" w:sz="0" w:space="0" w:color="auto"/>
      </w:divBdr>
      <w:divsChild>
        <w:div w:id="1394623515">
          <w:marLeft w:val="0"/>
          <w:marRight w:val="0"/>
          <w:marTop w:val="0"/>
          <w:marBottom w:val="0"/>
          <w:divBdr>
            <w:top w:val="none" w:sz="0" w:space="0" w:color="auto"/>
            <w:left w:val="none" w:sz="0" w:space="0" w:color="auto"/>
            <w:bottom w:val="none" w:sz="0" w:space="0" w:color="auto"/>
            <w:right w:val="none" w:sz="0" w:space="0" w:color="auto"/>
          </w:divBdr>
          <w:divsChild>
            <w:div w:id="1303539535">
              <w:marLeft w:val="0"/>
              <w:marRight w:val="0"/>
              <w:marTop w:val="0"/>
              <w:marBottom w:val="0"/>
              <w:divBdr>
                <w:top w:val="none" w:sz="0" w:space="0" w:color="auto"/>
                <w:left w:val="none" w:sz="0" w:space="0" w:color="auto"/>
                <w:bottom w:val="none" w:sz="0" w:space="0" w:color="auto"/>
                <w:right w:val="none" w:sz="0" w:space="0" w:color="auto"/>
              </w:divBdr>
              <w:divsChild>
                <w:div w:id="108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6868">
      <w:bodyDiv w:val="1"/>
      <w:marLeft w:val="0"/>
      <w:marRight w:val="0"/>
      <w:marTop w:val="0"/>
      <w:marBottom w:val="0"/>
      <w:divBdr>
        <w:top w:val="none" w:sz="0" w:space="0" w:color="auto"/>
        <w:left w:val="none" w:sz="0" w:space="0" w:color="auto"/>
        <w:bottom w:val="none" w:sz="0" w:space="0" w:color="auto"/>
        <w:right w:val="none" w:sz="0" w:space="0" w:color="auto"/>
      </w:divBdr>
    </w:div>
    <w:div w:id="1404452610">
      <w:bodyDiv w:val="1"/>
      <w:marLeft w:val="0"/>
      <w:marRight w:val="0"/>
      <w:marTop w:val="0"/>
      <w:marBottom w:val="0"/>
      <w:divBdr>
        <w:top w:val="none" w:sz="0" w:space="0" w:color="auto"/>
        <w:left w:val="none" w:sz="0" w:space="0" w:color="auto"/>
        <w:bottom w:val="none" w:sz="0" w:space="0" w:color="auto"/>
        <w:right w:val="none" w:sz="0" w:space="0" w:color="auto"/>
      </w:divBdr>
    </w:div>
    <w:div w:id="1411924165">
      <w:bodyDiv w:val="1"/>
      <w:marLeft w:val="0"/>
      <w:marRight w:val="0"/>
      <w:marTop w:val="0"/>
      <w:marBottom w:val="0"/>
      <w:divBdr>
        <w:top w:val="none" w:sz="0" w:space="0" w:color="auto"/>
        <w:left w:val="none" w:sz="0" w:space="0" w:color="auto"/>
        <w:bottom w:val="none" w:sz="0" w:space="0" w:color="auto"/>
        <w:right w:val="none" w:sz="0" w:space="0" w:color="auto"/>
      </w:divBdr>
      <w:divsChild>
        <w:div w:id="2128425182">
          <w:marLeft w:val="0"/>
          <w:marRight w:val="0"/>
          <w:marTop w:val="0"/>
          <w:marBottom w:val="0"/>
          <w:divBdr>
            <w:top w:val="none" w:sz="0" w:space="0" w:color="auto"/>
            <w:left w:val="none" w:sz="0" w:space="0" w:color="auto"/>
            <w:bottom w:val="none" w:sz="0" w:space="0" w:color="auto"/>
            <w:right w:val="none" w:sz="0" w:space="0" w:color="auto"/>
          </w:divBdr>
          <w:divsChild>
            <w:div w:id="713044812">
              <w:marLeft w:val="0"/>
              <w:marRight w:val="0"/>
              <w:marTop w:val="0"/>
              <w:marBottom w:val="0"/>
              <w:divBdr>
                <w:top w:val="none" w:sz="0" w:space="0" w:color="auto"/>
                <w:left w:val="none" w:sz="0" w:space="0" w:color="auto"/>
                <w:bottom w:val="none" w:sz="0" w:space="0" w:color="auto"/>
                <w:right w:val="none" w:sz="0" w:space="0" w:color="auto"/>
              </w:divBdr>
              <w:divsChild>
                <w:div w:id="17095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4835">
      <w:bodyDiv w:val="1"/>
      <w:marLeft w:val="0"/>
      <w:marRight w:val="0"/>
      <w:marTop w:val="0"/>
      <w:marBottom w:val="0"/>
      <w:divBdr>
        <w:top w:val="none" w:sz="0" w:space="0" w:color="auto"/>
        <w:left w:val="none" w:sz="0" w:space="0" w:color="auto"/>
        <w:bottom w:val="none" w:sz="0" w:space="0" w:color="auto"/>
        <w:right w:val="none" w:sz="0" w:space="0" w:color="auto"/>
      </w:divBdr>
      <w:divsChild>
        <w:div w:id="651643661">
          <w:marLeft w:val="0"/>
          <w:marRight w:val="0"/>
          <w:marTop w:val="0"/>
          <w:marBottom w:val="0"/>
          <w:divBdr>
            <w:top w:val="none" w:sz="0" w:space="0" w:color="auto"/>
            <w:left w:val="none" w:sz="0" w:space="0" w:color="auto"/>
            <w:bottom w:val="none" w:sz="0" w:space="0" w:color="auto"/>
            <w:right w:val="none" w:sz="0" w:space="0" w:color="auto"/>
          </w:divBdr>
          <w:divsChild>
            <w:div w:id="1877110382">
              <w:marLeft w:val="0"/>
              <w:marRight w:val="0"/>
              <w:marTop w:val="0"/>
              <w:marBottom w:val="0"/>
              <w:divBdr>
                <w:top w:val="none" w:sz="0" w:space="0" w:color="auto"/>
                <w:left w:val="none" w:sz="0" w:space="0" w:color="auto"/>
                <w:bottom w:val="none" w:sz="0" w:space="0" w:color="auto"/>
                <w:right w:val="none" w:sz="0" w:space="0" w:color="auto"/>
              </w:divBdr>
              <w:divsChild>
                <w:div w:id="2949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549">
      <w:bodyDiv w:val="1"/>
      <w:marLeft w:val="0"/>
      <w:marRight w:val="0"/>
      <w:marTop w:val="0"/>
      <w:marBottom w:val="0"/>
      <w:divBdr>
        <w:top w:val="none" w:sz="0" w:space="0" w:color="auto"/>
        <w:left w:val="none" w:sz="0" w:space="0" w:color="auto"/>
        <w:bottom w:val="none" w:sz="0" w:space="0" w:color="auto"/>
        <w:right w:val="none" w:sz="0" w:space="0" w:color="auto"/>
      </w:divBdr>
    </w:div>
    <w:div w:id="1420178983">
      <w:bodyDiv w:val="1"/>
      <w:marLeft w:val="0"/>
      <w:marRight w:val="0"/>
      <w:marTop w:val="0"/>
      <w:marBottom w:val="0"/>
      <w:divBdr>
        <w:top w:val="none" w:sz="0" w:space="0" w:color="auto"/>
        <w:left w:val="none" w:sz="0" w:space="0" w:color="auto"/>
        <w:bottom w:val="none" w:sz="0" w:space="0" w:color="auto"/>
        <w:right w:val="none" w:sz="0" w:space="0" w:color="auto"/>
      </w:divBdr>
    </w:div>
    <w:div w:id="1436712903">
      <w:bodyDiv w:val="1"/>
      <w:marLeft w:val="0"/>
      <w:marRight w:val="0"/>
      <w:marTop w:val="0"/>
      <w:marBottom w:val="0"/>
      <w:divBdr>
        <w:top w:val="none" w:sz="0" w:space="0" w:color="auto"/>
        <w:left w:val="none" w:sz="0" w:space="0" w:color="auto"/>
        <w:bottom w:val="none" w:sz="0" w:space="0" w:color="auto"/>
        <w:right w:val="none" w:sz="0" w:space="0" w:color="auto"/>
      </w:divBdr>
    </w:div>
    <w:div w:id="1492063535">
      <w:bodyDiv w:val="1"/>
      <w:marLeft w:val="0"/>
      <w:marRight w:val="0"/>
      <w:marTop w:val="0"/>
      <w:marBottom w:val="0"/>
      <w:divBdr>
        <w:top w:val="none" w:sz="0" w:space="0" w:color="auto"/>
        <w:left w:val="none" w:sz="0" w:space="0" w:color="auto"/>
        <w:bottom w:val="none" w:sz="0" w:space="0" w:color="auto"/>
        <w:right w:val="none" w:sz="0" w:space="0" w:color="auto"/>
      </w:divBdr>
    </w:div>
    <w:div w:id="1504931155">
      <w:bodyDiv w:val="1"/>
      <w:marLeft w:val="0"/>
      <w:marRight w:val="0"/>
      <w:marTop w:val="0"/>
      <w:marBottom w:val="0"/>
      <w:divBdr>
        <w:top w:val="none" w:sz="0" w:space="0" w:color="auto"/>
        <w:left w:val="none" w:sz="0" w:space="0" w:color="auto"/>
        <w:bottom w:val="none" w:sz="0" w:space="0" w:color="auto"/>
        <w:right w:val="none" w:sz="0" w:space="0" w:color="auto"/>
      </w:divBdr>
    </w:div>
    <w:div w:id="1519193484">
      <w:bodyDiv w:val="1"/>
      <w:marLeft w:val="0"/>
      <w:marRight w:val="0"/>
      <w:marTop w:val="0"/>
      <w:marBottom w:val="0"/>
      <w:divBdr>
        <w:top w:val="none" w:sz="0" w:space="0" w:color="auto"/>
        <w:left w:val="none" w:sz="0" w:space="0" w:color="auto"/>
        <w:bottom w:val="none" w:sz="0" w:space="0" w:color="auto"/>
        <w:right w:val="none" w:sz="0" w:space="0" w:color="auto"/>
      </w:divBdr>
    </w:div>
    <w:div w:id="1565212500">
      <w:bodyDiv w:val="1"/>
      <w:marLeft w:val="0"/>
      <w:marRight w:val="0"/>
      <w:marTop w:val="0"/>
      <w:marBottom w:val="0"/>
      <w:divBdr>
        <w:top w:val="none" w:sz="0" w:space="0" w:color="auto"/>
        <w:left w:val="none" w:sz="0" w:space="0" w:color="auto"/>
        <w:bottom w:val="none" w:sz="0" w:space="0" w:color="auto"/>
        <w:right w:val="none" w:sz="0" w:space="0" w:color="auto"/>
      </w:divBdr>
    </w:div>
    <w:div w:id="1577933557">
      <w:bodyDiv w:val="1"/>
      <w:marLeft w:val="0"/>
      <w:marRight w:val="0"/>
      <w:marTop w:val="0"/>
      <w:marBottom w:val="0"/>
      <w:divBdr>
        <w:top w:val="none" w:sz="0" w:space="0" w:color="auto"/>
        <w:left w:val="none" w:sz="0" w:space="0" w:color="auto"/>
        <w:bottom w:val="none" w:sz="0" w:space="0" w:color="auto"/>
        <w:right w:val="none" w:sz="0" w:space="0" w:color="auto"/>
      </w:divBdr>
    </w:div>
    <w:div w:id="1597984480">
      <w:bodyDiv w:val="1"/>
      <w:marLeft w:val="0"/>
      <w:marRight w:val="0"/>
      <w:marTop w:val="0"/>
      <w:marBottom w:val="0"/>
      <w:divBdr>
        <w:top w:val="none" w:sz="0" w:space="0" w:color="auto"/>
        <w:left w:val="none" w:sz="0" w:space="0" w:color="auto"/>
        <w:bottom w:val="none" w:sz="0" w:space="0" w:color="auto"/>
        <w:right w:val="none" w:sz="0" w:space="0" w:color="auto"/>
      </w:divBdr>
    </w:div>
    <w:div w:id="1605962900">
      <w:bodyDiv w:val="1"/>
      <w:marLeft w:val="0"/>
      <w:marRight w:val="0"/>
      <w:marTop w:val="0"/>
      <w:marBottom w:val="0"/>
      <w:divBdr>
        <w:top w:val="none" w:sz="0" w:space="0" w:color="auto"/>
        <w:left w:val="none" w:sz="0" w:space="0" w:color="auto"/>
        <w:bottom w:val="none" w:sz="0" w:space="0" w:color="auto"/>
        <w:right w:val="none" w:sz="0" w:space="0" w:color="auto"/>
      </w:divBdr>
    </w:div>
    <w:div w:id="1614095568">
      <w:bodyDiv w:val="1"/>
      <w:marLeft w:val="0"/>
      <w:marRight w:val="0"/>
      <w:marTop w:val="0"/>
      <w:marBottom w:val="0"/>
      <w:divBdr>
        <w:top w:val="none" w:sz="0" w:space="0" w:color="auto"/>
        <w:left w:val="none" w:sz="0" w:space="0" w:color="auto"/>
        <w:bottom w:val="none" w:sz="0" w:space="0" w:color="auto"/>
        <w:right w:val="none" w:sz="0" w:space="0" w:color="auto"/>
      </w:divBdr>
    </w:div>
    <w:div w:id="1638534085">
      <w:bodyDiv w:val="1"/>
      <w:marLeft w:val="0"/>
      <w:marRight w:val="0"/>
      <w:marTop w:val="0"/>
      <w:marBottom w:val="0"/>
      <w:divBdr>
        <w:top w:val="none" w:sz="0" w:space="0" w:color="auto"/>
        <w:left w:val="none" w:sz="0" w:space="0" w:color="auto"/>
        <w:bottom w:val="none" w:sz="0" w:space="0" w:color="auto"/>
        <w:right w:val="none" w:sz="0" w:space="0" w:color="auto"/>
      </w:divBdr>
    </w:div>
    <w:div w:id="1656765752">
      <w:bodyDiv w:val="1"/>
      <w:marLeft w:val="0"/>
      <w:marRight w:val="0"/>
      <w:marTop w:val="0"/>
      <w:marBottom w:val="0"/>
      <w:divBdr>
        <w:top w:val="none" w:sz="0" w:space="0" w:color="auto"/>
        <w:left w:val="none" w:sz="0" w:space="0" w:color="auto"/>
        <w:bottom w:val="none" w:sz="0" w:space="0" w:color="auto"/>
        <w:right w:val="none" w:sz="0" w:space="0" w:color="auto"/>
      </w:divBdr>
    </w:div>
    <w:div w:id="1661763167">
      <w:bodyDiv w:val="1"/>
      <w:marLeft w:val="0"/>
      <w:marRight w:val="0"/>
      <w:marTop w:val="0"/>
      <w:marBottom w:val="0"/>
      <w:divBdr>
        <w:top w:val="none" w:sz="0" w:space="0" w:color="auto"/>
        <w:left w:val="none" w:sz="0" w:space="0" w:color="auto"/>
        <w:bottom w:val="none" w:sz="0" w:space="0" w:color="auto"/>
        <w:right w:val="none" w:sz="0" w:space="0" w:color="auto"/>
      </w:divBdr>
    </w:div>
    <w:div w:id="1666056995">
      <w:bodyDiv w:val="1"/>
      <w:marLeft w:val="0"/>
      <w:marRight w:val="0"/>
      <w:marTop w:val="0"/>
      <w:marBottom w:val="0"/>
      <w:divBdr>
        <w:top w:val="none" w:sz="0" w:space="0" w:color="auto"/>
        <w:left w:val="none" w:sz="0" w:space="0" w:color="auto"/>
        <w:bottom w:val="none" w:sz="0" w:space="0" w:color="auto"/>
        <w:right w:val="none" w:sz="0" w:space="0" w:color="auto"/>
      </w:divBdr>
    </w:div>
    <w:div w:id="1666081222">
      <w:bodyDiv w:val="1"/>
      <w:marLeft w:val="0"/>
      <w:marRight w:val="0"/>
      <w:marTop w:val="0"/>
      <w:marBottom w:val="0"/>
      <w:divBdr>
        <w:top w:val="none" w:sz="0" w:space="0" w:color="auto"/>
        <w:left w:val="none" w:sz="0" w:space="0" w:color="auto"/>
        <w:bottom w:val="none" w:sz="0" w:space="0" w:color="auto"/>
        <w:right w:val="none" w:sz="0" w:space="0" w:color="auto"/>
      </w:divBdr>
    </w:div>
    <w:div w:id="1676103965">
      <w:bodyDiv w:val="1"/>
      <w:marLeft w:val="0"/>
      <w:marRight w:val="0"/>
      <w:marTop w:val="0"/>
      <w:marBottom w:val="0"/>
      <w:divBdr>
        <w:top w:val="none" w:sz="0" w:space="0" w:color="auto"/>
        <w:left w:val="none" w:sz="0" w:space="0" w:color="auto"/>
        <w:bottom w:val="none" w:sz="0" w:space="0" w:color="auto"/>
        <w:right w:val="none" w:sz="0" w:space="0" w:color="auto"/>
      </w:divBdr>
    </w:div>
    <w:div w:id="1684933259">
      <w:bodyDiv w:val="1"/>
      <w:marLeft w:val="0"/>
      <w:marRight w:val="0"/>
      <w:marTop w:val="0"/>
      <w:marBottom w:val="0"/>
      <w:divBdr>
        <w:top w:val="none" w:sz="0" w:space="0" w:color="auto"/>
        <w:left w:val="none" w:sz="0" w:space="0" w:color="auto"/>
        <w:bottom w:val="none" w:sz="0" w:space="0" w:color="auto"/>
        <w:right w:val="none" w:sz="0" w:space="0" w:color="auto"/>
      </w:divBdr>
    </w:div>
    <w:div w:id="1701396862">
      <w:bodyDiv w:val="1"/>
      <w:marLeft w:val="0"/>
      <w:marRight w:val="0"/>
      <w:marTop w:val="0"/>
      <w:marBottom w:val="0"/>
      <w:divBdr>
        <w:top w:val="none" w:sz="0" w:space="0" w:color="auto"/>
        <w:left w:val="none" w:sz="0" w:space="0" w:color="auto"/>
        <w:bottom w:val="none" w:sz="0" w:space="0" w:color="auto"/>
        <w:right w:val="none" w:sz="0" w:space="0" w:color="auto"/>
      </w:divBdr>
    </w:div>
    <w:div w:id="1731532920">
      <w:bodyDiv w:val="1"/>
      <w:marLeft w:val="0"/>
      <w:marRight w:val="0"/>
      <w:marTop w:val="0"/>
      <w:marBottom w:val="0"/>
      <w:divBdr>
        <w:top w:val="none" w:sz="0" w:space="0" w:color="auto"/>
        <w:left w:val="none" w:sz="0" w:space="0" w:color="auto"/>
        <w:bottom w:val="none" w:sz="0" w:space="0" w:color="auto"/>
        <w:right w:val="none" w:sz="0" w:space="0" w:color="auto"/>
      </w:divBdr>
      <w:divsChild>
        <w:div w:id="871261918">
          <w:marLeft w:val="0"/>
          <w:marRight w:val="0"/>
          <w:marTop w:val="0"/>
          <w:marBottom w:val="0"/>
          <w:divBdr>
            <w:top w:val="none" w:sz="0" w:space="0" w:color="auto"/>
            <w:left w:val="none" w:sz="0" w:space="0" w:color="auto"/>
            <w:bottom w:val="none" w:sz="0" w:space="0" w:color="auto"/>
            <w:right w:val="none" w:sz="0" w:space="0" w:color="auto"/>
          </w:divBdr>
          <w:divsChild>
            <w:div w:id="494153449">
              <w:marLeft w:val="0"/>
              <w:marRight w:val="0"/>
              <w:marTop w:val="0"/>
              <w:marBottom w:val="0"/>
              <w:divBdr>
                <w:top w:val="none" w:sz="0" w:space="0" w:color="auto"/>
                <w:left w:val="none" w:sz="0" w:space="0" w:color="auto"/>
                <w:bottom w:val="none" w:sz="0" w:space="0" w:color="auto"/>
                <w:right w:val="none" w:sz="0" w:space="0" w:color="auto"/>
              </w:divBdr>
              <w:divsChild>
                <w:div w:id="77026371">
                  <w:marLeft w:val="0"/>
                  <w:marRight w:val="0"/>
                  <w:marTop w:val="0"/>
                  <w:marBottom w:val="0"/>
                  <w:divBdr>
                    <w:top w:val="none" w:sz="0" w:space="0" w:color="auto"/>
                    <w:left w:val="none" w:sz="0" w:space="0" w:color="auto"/>
                    <w:bottom w:val="none" w:sz="0" w:space="0" w:color="auto"/>
                    <w:right w:val="none" w:sz="0" w:space="0" w:color="auto"/>
                  </w:divBdr>
                  <w:divsChild>
                    <w:div w:id="1321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8845">
      <w:bodyDiv w:val="1"/>
      <w:marLeft w:val="0"/>
      <w:marRight w:val="0"/>
      <w:marTop w:val="0"/>
      <w:marBottom w:val="0"/>
      <w:divBdr>
        <w:top w:val="none" w:sz="0" w:space="0" w:color="auto"/>
        <w:left w:val="none" w:sz="0" w:space="0" w:color="auto"/>
        <w:bottom w:val="none" w:sz="0" w:space="0" w:color="auto"/>
        <w:right w:val="none" w:sz="0" w:space="0" w:color="auto"/>
      </w:divBdr>
      <w:divsChild>
        <w:div w:id="1286697167">
          <w:marLeft w:val="0"/>
          <w:marRight w:val="0"/>
          <w:marTop w:val="0"/>
          <w:marBottom w:val="0"/>
          <w:divBdr>
            <w:top w:val="none" w:sz="0" w:space="0" w:color="auto"/>
            <w:left w:val="none" w:sz="0" w:space="0" w:color="auto"/>
            <w:bottom w:val="none" w:sz="0" w:space="0" w:color="auto"/>
            <w:right w:val="none" w:sz="0" w:space="0" w:color="auto"/>
          </w:divBdr>
          <w:divsChild>
            <w:div w:id="154342917">
              <w:marLeft w:val="0"/>
              <w:marRight w:val="0"/>
              <w:marTop w:val="0"/>
              <w:marBottom w:val="0"/>
              <w:divBdr>
                <w:top w:val="none" w:sz="0" w:space="0" w:color="auto"/>
                <w:left w:val="none" w:sz="0" w:space="0" w:color="auto"/>
                <w:bottom w:val="none" w:sz="0" w:space="0" w:color="auto"/>
                <w:right w:val="none" w:sz="0" w:space="0" w:color="auto"/>
              </w:divBdr>
              <w:divsChild>
                <w:div w:id="13716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3739">
      <w:bodyDiv w:val="1"/>
      <w:marLeft w:val="0"/>
      <w:marRight w:val="0"/>
      <w:marTop w:val="0"/>
      <w:marBottom w:val="0"/>
      <w:divBdr>
        <w:top w:val="none" w:sz="0" w:space="0" w:color="auto"/>
        <w:left w:val="none" w:sz="0" w:space="0" w:color="auto"/>
        <w:bottom w:val="none" w:sz="0" w:space="0" w:color="auto"/>
        <w:right w:val="none" w:sz="0" w:space="0" w:color="auto"/>
      </w:divBdr>
    </w:div>
    <w:div w:id="1829127786">
      <w:bodyDiv w:val="1"/>
      <w:marLeft w:val="0"/>
      <w:marRight w:val="0"/>
      <w:marTop w:val="0"/>
      <w:marBottom w:val="0"/>
      <w:divBdr>
        <w:top w:val="none" w:sz="0" w:space="0" w:color="auto"/>
        <w:left w:val="none" w:sz="0" w:space="0" w:color="auto"/>
        <w:bottom w:val="none" w:sz="0" w:space="0" w:color="auto"/>
        <w:right w:val="none" w:sz="0" w:space="0" w:color="auto"/>
      </w:divBdr>
    </w:div>
    <w:div w:id="1839928053">
      <w:bodyDiv w:val="1"/>
      <w:marLeft w:val="0"/>
      <w:marRight w:val="0"/>
      <w:marTop w:val="0"/>
      <w:marBottom w:val="0"/>
      <w:divBdr>
        <w:top w:val="none" w:sz="0" w:space="0" w:color="auto"/>
        <w:left w:val="none" w:sz="0" w:space="0" w:color="auto"/>
        <w:bottom w:val="none" w:sz="0" w:space="0" w:color="auto"/>
        <w:right w:val="none" w:sz="0" w:space="0" w:color="auto"/>
      </w:divBdr>
    </w:div>
    <w:div w:id="1849981915">
      <w:bodyDiv w:val="1"/>
      <w:marLeft w:val="0"/>
      <w:marRight w:val="0"/>
      <w:marTop w:val="0"/>
      <w:marBottom w:val="0"/>
      <w:divBdr>
        <w:top w:val="none" w:sz="0" w:space="0" w:color="auto"/>
        <w:left w:val="none" w:sz="0" w:space="0" w:color="auto"/>
        <w:bottom w:val="none" w:sz="0" w:space="0" w:color="auto"/>
        <w:right w:val="none" w:sz="0" w:space="0" w:color="auto"/>
      </w:divBdr>
    </w:div>
    <w:div w:id="1873882180">
      <w:bodyDiv w:val="1"/>
      <w:marLeft w:val="0"/>
      <w:marRight w:val="0"/>
      <w:marTop w:val="0"/>
      <w:marBottom w:val="0"/>
      <w:divBdr>
        <w:top w:val="none" w:sz="0" w:space="0" w:color="auto"/>
        <w:left w:val="none" w:sz="0" w:space="0" w:color="auto"/>
        <w:bottom w:val="none" w:sz="0" w:space="0" w:color="auto"/>
        <w:right w:val="none" w:sz="0" w:space="0" w:color="auto"/>
      </w:divBdr>
    </w:div>
    <w:div w:id="1897203988">
      <w:bodyDiv w:val="1"/>
      <w:marLeft w:val="0"/>
      <w:marRight w:val="0"/>
      <w:marTop w:val="0"/>
      <w:marBottom w:val="0"/>
      <w:divBdr>
        <w:top w:val="none" w:sz="0" w:space="0" w:color="auto"/>
        <w:left w:val="none" w:sz="0" w:space="0" w:color="auto"/>
        <w:bottom w:val="none" w:sz="0" w:space="0" w:color="auto"/>
        <w:right w:val="none" w:sz="0" w:space="0" w:color="auto"/>
      </w:divBdr>
    </w:div>
    <w:div w:id="1904215682">
      <w:bodyDiv w:val="1"/>
      <w:marLeft w:val="0"/>
      <w:marRight w:val="0"/>
      <w:marTop w:val="0"/>
      <w:marBottom w:val="0"/>
      <w:divBdr>
        <w:top w:val="none" w:sz="0" w:space="0" w:color="auto"/>
        <w:left w:val="none" w:sz="0" w:space="0" w:color="auto"/>
        <w:bottom w:val="none" w:sz="0" w:space="0" w:color="auto"/>
        <w:right w:val="none" w:sz="0" w:space="0" w:color="auto"/>
      </w:divBdr>
    </w:div>
    <w:div w:id="1915628518">
      <w:bodyDiv w:val="1"/>
      <w:marLeft w:val="0"/>
      <w:marRight w:val="0"/>
      <w:marTop w:val="0"/>
      <w:marBottom w:val="0"/>
      <w:divBdr>
        <w:top w:val="none" w:sz="0" w:space="0" w:color="auto"/>
        <w:left w:val="none" w:sz="0" w:space="0" w:color="auto"/>
        <w:bottom w:val="none" w:sz="0" w:space="0" w:color="auto"/>
        <w:right w:val="none" w:sz="0" w:space="0" w:color="auto"/>
      </w:divBdr>
      <w:divsChild>
        <w:div w:id="211890062">
          <w:marLeft w:val="0"/>
          <w:marRight w:val="0"/>
          <w:marTop w:val="0"/>
          <w:marBottom w:val="0"/>
          <w:divBdr>
            <w:top w:val="none" w:sz="0" w:space="0" w:color="auto"/>
            <w:left w:val="none" w:sz="0" w:space="0" w:color="auto"/>
            <w:bottom w:val="none" w:sz="0" w:space="0" w:color="auto"/>
            <w:right w:val="none" w:sz="0" w:space="0" w:color="auto"/>
          </w:divBdr>
          <w:divsChild>
            <w:div w:id="1842161660">
              <w:marLeft w:val="0"/>
              <w:marRight w:val="0"/>
              <w:marTop w:val="0"/>
              <w:marBottom w:val="0"/>
              <w:divBdr>
                <w:top w:val="none" w:sz="0" w:space="0" w:color="auto"/>
                <w:left w:val="none" w:sz="0" w:space="0" w:color="auto"/>
                <w:bottom w:val="none" w:sz="0" w:space="0" w:color="auto"/>
                <w:right w:val="none" w:sz="0" w:space="0" w:color="auto"/>
              </w:divBdr>
              <w:divsChild>
                <w:div w:id="1191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59010">
      <w:bodyDiv w:val="1"/>
      <w:marLeft w:val="0"/>
      <w:marRight w:val="0"/>
      <w:marTop w:val="0"/>
      <w:marBottom w:val="0"/>
      <w:divBdr>
        <w:top w:val="none" w:sz="0" w:space="0" w:color="auto"/>
        <w:left w:val="none" w:sz="0" w:space="0" w:color="auto"/>
        <w:bottom w:val="none" w:sz="0" w:space="0" w:color="auto"/>
        <w:right w:val="none" w:sz="0" w:space="0" w:color="auto"/>
      </w:divBdr>
    </w:div>
    <w:div w:id="1936863591">
      <w:bodyDiv w:val="1"/>
      <w:marLeft w:val="0"/>
      <w:marRight w:val="0"/>
      <w:marTop w:val="0"/>
      <w:marBottom w:val="0"/>
      <w:divBdr>
        <w:top w:val="none" w:sz="0" w:space="0" w:color="auto"/>
        <w:left w:val="none" w:sz="0" w:space="0" w:color="auto"/>
        <w:bottom w:val="none" w:sz="0" w:space="0" w:color="auto"/>
        <w:right w:val="none" w:sz="0" w:space="0" w:color="auto"/>
      </w:divBdr>
    </w:div>
    <w:div w:id="1941142475">
      <w:bodyDiv w:val="1"/>
      <w:marLeft w:val="0"/>
      <w:marRight w:val="0"/>
      <w:marTop w:val="0"/>
      <w:marBottom w:val="0"/>
      <w:divBdr>
        <w:top w:val="none" w:sz="0" w:space="0" w:color="auto"/>
        <w:left w:val="none" w:sz="0" w:space="0" w:color="auto"/>
        <w:bottom w:val="none" w:sz="0" w:space="0" w:color="auto"/>
        <w:right w:val="none" w:sz="0" w:space="0" w:color="auto"/>
      </w:divBdr>
    </w:div>
    <w:div w:id="1956784599">
      <w:bodyDiv w:val="1"/>
      <w:marLeft w:val="0"/>
      <w:marRight w:val="0"/>
      <w:marTop w:val="0"/>
      <w:marBottom w:val="0"/>
      <w:divBdr>
        <w:top w:val="none" w:sz="0" w:space="0" w:color="auto"/>
        <w:left w:val="none" w:sz="0" w:space="0" w:color="auto"/>
        <w:bottom w:val="none" w:sz="0" w:space="0" w:color="auto"/>
        <w:right w:val="none" w:sz="0" w:space="0" w:color="auto"/>
      </w:divBdr>
    </w:div>
    <w:div w:id="1959025627">
      <w:bodyDiv w:val="1"/>
      <w:marLeft w:val="0"/>
      <w:marRight w:val="0"/>
      <w:marTop w:val="0"/>
      <w:marBottom w:val="0"/>
      <w:divBdr>
        <w:top w:val="none" w:sz="0" w:space="0" w:color="auto"/>
        <w:left w:val="none" w:sz="0" w:space="0" w:color="auto"/>
        <w:bottom w:val="none" w:sz="0" w:space="0" w:color="auto"/>
        <w:right w:val="none" w:sz="0" w:space="0" w:color="auto"/>
      </w:divBdr>
    </w:div>
    <w:div w:id="1962688994">
      <w:bodyDiv w:val="1"/>
      <w:marLeft w:val="0"/>
      <w:marRight w:val="0"/>
      <w:marTop w:val="0"/>
      <w:marBottom w:val="0"/>
      <w:divBdr>
        <w:top w:val="none" w:sz="0" w:space="0" w:color="auto"/>
        <w:left w:val="none" w:sz="0" w:space="0" w:color="auto"/>
        <w:bottom w:val="none" w:sz="0" w:space="0" w:color="auto"/>
        <w:right w:val="none" w:sz="0" w:space="0" w:color="auto"/>
      </w:divBdr>
    </w:div>
    <w:div w:id="2021924743">
      <w:bodyDiv w:val="1"/>
      <w:marLeft w:val="0"/>
      <w:marRight w:val="0"/>
      <w:marTop w:val="0"/>
      <w:marBottom w:val="0"/>
      <w:divBdr>
        <w:top w:val="none" w:sz="0" w:space="0" w:color="auto"/>
        <w:left w:val="none" w:sz="0" w:space="0" w:color="auto"/>
        <w:bottom w:val="none" w:sz="0" w:space="0" w:color="auto"/>
        <w:right w:val="none" w:sz="0" w:space="0" w:color="auto"/>
      </w:divBdr>
    </w:div>
    <w:div w:id="2028822116">
      <w:bodyDiv w:val="1"/>
      <w:marLeft w:val="0"/>
      <w:marRight w:val="0"/>
      <w:marTop w:val="0"/>
      <w:marBottom w:val="0"/>
      <w:divBdr>
        <w:top w:val="none" w:sz="0" w:space="0" w:color="auto"/>
        <w:left w:val="none" w:sz="0" w:space="0" w:color="auto"/>
        <w:bottom w:val="none" w:sz="0" w:space="0" w:color="auto"/>
        <w:right w:val="none" w:sz="0" w:space="0" w:color="auto"/>
      </w:divBdr>
    </w:div>
    <w:div w:id="2051342798">
      <w:bodyDiv w:val="1"/>
      <w:marLeft w:val="0"/>
      <w:marRight w:val="0"/>
      <w:marTop w:val="0"/>
      <w:marBottom w:val="0"/>
      <w:divBdr>
        <w:top w:val="none" w:sz="0" w:space="0" w:color="auto"/>
        <w:left w:val="none" w:sz="0" w:space="0" w:color="auto"/>
        <w:bottom w:val="none" w:sz="0" w:space="0" w:color="auto"/>
        <w:right w:val="none" w:sz="0" w:space="0" w:color="auto"/>
      </w:divBdr>
      <w:divsChild>
        <w:div w:id="1007489328">
          <w:marLeft w:val="0"/>
          <w:marRight w:val="0"/>
          <w:marTop w:val="0"/>
          <w:marBottom w:val="0"/>
          <w:divBdr>
            <w:top w:val="none" w:sz="0" w:space="0" w:color="auto"/>
            <w:left w:val="none" w:sz="0" w:space="0" w:color="auto"/>
            <w:bottom w:val="none" w:sz="0" w:space="0" w:color="auto"/>
            <w:right w:val="none" w:sz="0" w:space="0" w:color="auto"/>
          </w:divBdr>
          <w:divsChild>
            <w:div w:id="272127984">
              <w:marLeft w:val="0"/>
              <w:marRight w:val="0"/>
              <w:marTop w:val="0"/>
              <w:marBottom w:val="0"/>
              <w:divBdr>
                <w:top w:val="none" w:sz="0" w:space="0" w:color="auto"/>
                <w:left w:val="none" w:sz="0" w:space="0" w:color="auto"/>
                <w:bottom w:val="none" w:sz="0" w:space="0" w:color="auto"/>
                <w:right w:val="none" w:sz="0" w:space="0" w:color="auto"/>
              </w:divBdr>
              <w:divsChild>
                <w:div w:id="9367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ncbi.nlm.nih.gov/pmc/articles/PMC7476608/" TargetMode="External"/><Relationship Id="rId18" Type="http://schemas.openxmlformats.org/officeDocument/2006/relationships/hyperlink" Target="https://www.ncbi.nlm.nih.gov/pmc/articles/PMC7476608/"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2.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ncbi.nlm.nih.gov/pmc/articles/PMC725531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www.ncbi.nlm.nih.gov/pmc/articles/PMC7476608/" TargetMode="External"/><Relationship Id="rId20" Type="http://schemas.openxmlformats.org/officeDocument/2006/relationships/image" Target="media/image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ncbi.nlm.nih.gov/pmc/articles/PMC7476608/" TargetMode="External"/><Relationship Id="rId23" Type="http://schemas.openxmlformats.org/officeDocument/2006/relationships/hyperlink" Target="https://medium.com/analytics-vidhya/timeline-of-transfer-learning-models-db2a0be39b37" TargetMode="External"/><Relationship Id="rId28" Type="http://schemas.openxmlformats.org/officeDocument/2006/relationships/hyperlink" Target="https://doi.org/10.1101/2020.05.12.20098954" TargetMode="External"/><Relationship Id="rId10" Type="http://schemas.microsoft.com/office/2011/relationships/commentsExtended" Target="commentsExtended.xml"/><Relationship Id="rId19" Type="http://schemas.openxmlformats.org/officeDocument/2006/relationships/hyperlink" Target="https://www.kaggle.com/prashant268/chest-xray-covid19-pneumoni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cbi.nlm.nih.gov/pmc/articles/PMC7476608/" TargetMode="External"/><Relationship Id="rId22" Type="http://schemas.openxmlformats.org/officeDocument/2006/relationships/image" Target="media/image3.png"/><Relationship Id="rId27" Type="http://schemas.openxmlformats.org/officeDocument/2006/relationships/hyperlink" Target="https://www.kaggle.com/prashant268/chest-xray-covid19-pneumonia"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D5898-AC95-2849-AAB5-3684674A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3955</Words>
  <Characters>22549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26452</CharactersWithSpaces>
  <SharedDoc>false</SharedDoc>
  <HLinks>
    <vt:vector size="12" baseType="variant">
      <vt:variant>
        <vt:i4>5242960</vt:i4>
      </vt:variant>
      <vt:variant>
        <vt:i4>3</vt:i4>
      </vt:variant>
      <vt:variant>
        <vt:i4>0</vt:i4>
      </vt:variant>
      <vt:variant>
        <vt:i4>5</vt:i4>
      </vt:variant>
      <vt:variant>
        <vt:lpwstr>https://www.ncbi.nlm.nih.gov/pmc/articles/PMC7476608/table/tbl0005/?report=objectonly</vt:lpwstr>
      </vt:variant>
      <vt:variant>
        <vt:lpwstr/>
      </vt:variant>
      <vt:variant>
        <vt:i4>7929888</vt:i4>
      </vt:variant>
      <vt:variant>
        <vt:i4>0</vt:i4>
      </vt:variant>
      <vt:variant>
        <vt:i4>0</vt:i4>
      </vt:variant>
      <vt:variant>
        <vt:i4>5</vt:i4>
      </vt:variant>
      <vt:variant>
        <vt:lpwstr>https://www.kaggle.com/prashant268/chest-xray-covid19-pneumonia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Gunther Bacellar</cp:lastModifiedBy>
  <cp:revision>6</cp:revision>
  <cp:lastPrinted>1997-08-01T17:01:00Z</cp:lastPrinted>
  <dcterms:created xsi:type="dcterms:W3CDTF">2021-04-25T19:10:00Z</dcterms:created>
  <dcterms:modified xsi:type="dcterms:W3CDTF">2021-04-25T19:29:00Z</dcterms:modified>
</cp:coreProperties>
</file>